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Полуавтоматическая морфологическая разметка параллельного русско-санскритского корпуса</w:t>
      </w:r>
    </w:p>
    <w:p w:rsidR="00000000" w:rsidDel="00000000" w:rsidP="00000000" w:rsidRDefault="00000000" w:rsidRPr="00000000" w14:paraId="00000002">
      <w:pPr>
        <w:spacing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Semi-automatic Morphological Markup of a Parallel Russian-Sanskrit Corpus</w:t>
      </w:r>
    </w:p>
    <w:p w:rsidR="00000000" w:rsidDel="00000000" w:rsidP="00000000" w:rsidRDefault="00000000" w:rsidRPr="00000000" w14:paraId="00000003">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Структура работы</w:t>
      </w:r>
      <w:r w:rsidDel="00000000" w:rsidR="00000000" w:rsidRPr="00000000">
        <w:rPr>
          <w:rFonts w:ascii="Times New Roman" w:cs="Times New Roman" w:eastAsia="Times New Roman" w:hAnsi="Times New Roman"/>
          <w:sz w:val="24"/>
          <w:szCs w:val="24"/>
          <w:rtl w:val="0"/>
        </w:rPr>
        <w:t xml:space="preserve"> (будущее оглавление)</w:t>
      </w:r>
    </w:p>
    <w:p w:rsidR="00000000" w:rsidDel="00000000" w:rsidP="00000000" w:rsidRDefault="00000000" w:rsidRPr="00000000" w14:paraId="00000005">
      <w:pPr>
        <w:numPr>
          <w:ilvl w:val="0"/>
          <w:numId w:val="6"/>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Введение</w:t>
      </w:r>
    </w:p>
    <w:p w:rsidR="00000000" w:rsidDel="00000000" w:rsidP="00000000" w:rsidRDefault="00000000" w:rsidRPr="00000000" w14:paraId="0000000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Теоретические основы исследования</w:t>
      </w:r>
    </w:p>
    <w:p w:rsidR="00000000" w:rsidDel="00000000" w:rsidP="00000000" w:rsidRDefault="00000000" w:rsidRPr="00000000" w14:paraId="0000000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Основные термины и понятия, используемые в работе</w:t>
      </w:r>
    </w:p>
    <w:p w:rsidR="00000000" w:rsidDel="00000000" w:rsidP="00000000" w:rsidRDefault="00000000" w:rsidRPr="00000000" w14:paraId="0000000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Обзор предыдущих работ</w:t>
      </w:r>
    </w:p>
    <w:p w:rsidR="00000000" w:rsidDel="00000000" w:rsidP="00000000" w:rsidRDefault="00000000" w:rsidRPr="00000000" w14:paraId="0000000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Характеристика санскритских именованных сущностей</w:t>
      </w:r>
    </w:p>
    <w:p w:rsidR="00000000" w:rsidDel="00000000" w:rsidP="00000000" w:rsidRDefault="00000000" w:rsidRPr="00000000" w14:paraId="0000000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Особенности построения указателя</w:t>
      </w:r>
    </w:p>
    <w:p w:rsidR="00000000" w:rsidDel="00000000" w:rsidP="00000000" w:rsidRDefault="00000000" w:rsidRPr="00000000" w14:paraId="0000000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Практическая часть</w:t>
      </w:r>
    </w:p>
    <w:p w:rsidR="00000000" w:rsidDel="00000000" w:rsidP="00000000" w:rsidRDefault="00000000" w:rsidRPr="00000000" w14:paraId="0000000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Тестирование анализаторов</w:t>
      </w:r>
    </w:p>
    <w:p w:rsidR="00000000" w:rsidDel="00000000" w:rsidP="00000000" w:rsidRDefault="00000000" w:rsidRPr="00000000" w14:paraId="0000000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p w:rsidR="00000000" w:rsidDel="00000000" w:rsidP="00000000" w:rsidRDefault="00000000" w:rsidRPr="00000000" w14:paraId="0000000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Заключение</w:t>
      </w:r>
    </w:p>
    <w:p w:rsidR="00000000" w:rsidDel="00000000" w:rsidP="00000000" w:rsidRDefault="00000000" w:rsidRPr="00000000" w14:paraId="0000001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Библиография</w:t>
      </w:r>
    </w:p>
    <w:p w:rsidR="00000000" w:rsidDel="00000000" w:rsidP="00000000" w:rsidRDefault="00000000" w:rsidRPr="00000000" w14:paraId="0000001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Приложения</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 менее 60 тыс. знаков (включая пробелы) - примерно 30 страниц без учета Приложений и списка литературы.</w:t>
      </w:r>
    </w:p>
    <w:p w:rsidR="00000000" w:rsidDel="00000000" w:rsidP="00000000" w:rsidRDefault="00000000" w:rsidRPr="00000000" w14:paraId="00000014">
      <w:pPr>
        <w:jc w:val="both"/>
        <w:rPr>
          <w:b w:val="1"/>
          <w:sz w:val="24"/>
          <w:szCs w:val="24"/>
        </w:rPr>
      </w:pPr>
      <w:r w:rsidDel="00000000" w:rsidR="00000000" w:rsidRPr="00000000">
        <w:rPr>
          <w:b w:val="1"/>
          <w:sz w:val="24"/>
          <w:szCs w:val="24"/>
        </w:rPr>
        <w:drawing>
          <wp:inline distB="114300" distT="114300" distL="114300" distR="114300">
            <wp:extent cx="5734050" cy="2108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b w:val="1"/>
          <w:sz w:val="24"/>
          <w:szCs w:val="24"/>
        </w:rPr>
      </w:pPr>
      <w:r w:rsidDel="00000000" w:rsidR="00000000" w:rsidRPr="00000000">
        <w:rPr>
          <w:rtl w:val="0"/>
        </w:rPr>
      </w:r>
    </w:p>
    <w:p w:rsidR="00000000" w:rsidDel="00000000" w:rsidP="00000000" w:rsidRDefault="00000000" w:rsidRPr="00000000" w14:paraId="00000016">
      <w:pPr>
        <w:jc w:val="both"/>
        <w:rPr>
          <w:b w:val="1"/>
          <w:sz w:val="24"/>
          <w:szCs w:val="24"/>
        </w:rPr>
      </w:pPr>
      <w:r w:rsidDel="00000000" w:rsidR="00000000" w:rsidRPr="00000000">
        <w:rPr>
          <w:rtl w:val="0"/>
        </w:rPr>
      </w:r>
    </w:p>
    <w:p w:rsidR="00000000" w:rsidDel="00000000" w:rsidP="00000000" w:rsidRDefault="00000000" w:rsidRPr="00000000" w14:paraId="00000017">
      <w:pPr>
        <w:jc w:val="both"/>
        <w:rPr>
          <w:b w:val="1"/>
          <w:sz w:val="24"/>
          <w:szCs w:val="24"/>
        </w:rPr>
      </w:pPr>
      <w:r w:rsidDel="00000000" w:rsidR="00000000" w:rsidRPr="00000000">
        <w:rPr>
          <w:rtl w:val="0"/>
        </w:rPr>
      </w:r>
    </w:p>
    <w:p w:rsidR="00000000" w:rsidDel="00000000" w:rsidP="00000000" w:rsidRDefault="00000000" w:rsidRPr="00000000" w14:paraId="00000018">
      <w:pPr>
        <w:jc w:val="both"/>
        <w:rPr>
          <w:b w:val="1"/>
          <w:sz w:val="24"/>
          <w:szCs w:val="24"/>
        </w:rPr>
      </w:pPr>
      <w:r w:rsidDel="00000000" w:rsidR="00000000" w:rsidRPr="00000000">
        <w:rPr>
          <w:rtl w:val="0"/>
        </w:rPr>
      </w:r>
    </w:p>
    <w:p w:rsidR="00000000" w:rsidDel="00000000" w:rsidP="00000000" w:rsidRDefault="00000000" w:rsidRPr="00000000" w14:paraId="00000019">
      <w:pPr>
        <w:jc w:val="both"/>
        <w:rPr>
          <w:b w:val="1"/>
          <w:sz w:val="24"/>
          <w:szCs w:val="24"/>
        </w:rPr>
      </w:pPr>
      <w:r w:rsidDel="00000000" w:rsidR="00000000" w:rsidRPr="00000000">
        <w:rPr>
          <w:rtl w:val="0"/>
        </w:rPr>
      </w:r>
    </w:p>
    <w:p w:rsidR="00000000" w:rsidDel="00000000" w:rsidP="00000000" w:rsidRDefault="00000000" w:rsidRPr="00000000" w14:paraId="0000001A">
      <w:pPr>
        <w:jc w:val="both"/>
        <w:rPr>
          <w:b w:val="1"/>
          <w:sz w:val="24"/>
          <w:szCs w:val="24"/>
        </w:rPr>
      </w:pPr>
      <w:r w:rsidDel="00000000" w:rsidR="00000000" w:rsidRPr="00000000">
        <w:rPr>
          <w:rtl w:val="0"/>
        </w:rPr>
      </w:r>
    </w:p>
    <w:p w:rsidR="00000000" w:rsidDel="00000000" w:rsidP="00000000" w:rsidRDefault="00000000" w:rsidRPr="00000000" w14:paraId="0000001B">
      <w:pPr>
        <w:jc w:val="both"/>
        <w:rPr>
          <w:b w:val="1"/>
          <w:sz w:val="24"/>
          <w:szCs w:val="24"/>
        </w:rPr>
      </w:pPr>
      <w:r w:rsidDel="00000000" w:rsidR="00000000" w:rsidRPr="00000000">
        <w:rPr>
          <w:rtl w:val="0"/>
        </w:rPr>
      </w:r>
    </w:p>
    <w:p w:rsidR="00000000" w:rsidDel="00000000" w:rsidP="00000000" w:rsidRDefault="00000000" w:rsidRPr="00000000" w14:paraId="0000001C">
      <w:pPr>
        <w:jc w:val="both"/>
        <w:rPr>
          <w:b w:val="1"/>
          <w:sz w:val="24"/>
          <w:szCs w:val="24"/>
        </w:rPr>
      </w:pPr>
      <w:r w:rsidDel="00000000" w:rsidR="00000000" w:rsidRPr="00000000">
        <w:rPr>
          <w:rtl w:val="0"/>
        </w:rPr>
      </w:r>
    </w:p>
    <w:p w:rsidR="00000000" w:rsidDel="00000000" w:rsidP="00000000" w:rsidRDefault="00000000" w:rsidRPr="00000000" w14:paraId="0000001D">
      <w:pPr>
        <w:jc w:val="both"/>
        <w:rPr>
          <w:b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АННОТАЦИЯ</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сегодняшний день существует лишь несколько санскритских корпусов, среди которых нет ни одного параллельного. Работа по созданию параллельного санскритского корпуса предполагает решение ряда проблем, одними из которых являются извлечение и лемматизация санскритских имен собственных в русском тексте (если речь идет о санскритско-русском параллельном корпусе): к примеру, </w:t>
      </w:r>
      <w:r w:rsidDel="00000000" w:rsidR="00000000" w:rsidRPr="00000000">
        <w:rPr>
          <w:rFonts w:ascii="Times New Roman" w:cs="Times New Roman" w:eastAsia="Times New Roman" w:hAnsi="Times New Roman"/>
          <w:i w:val="1"/>
          <w:sz w:val="24"/>
          <w:szCs w:val="24"/>
          <w:rtl w:val="0"/>
        </w:rPr>
        <w:t xml:space="preserve">Абала, </w:t>
      </w:r>
      <w:r w:rsidDel="00000000" w:rsidR="00000000" w:rsidRPr="00000000">
        <w:rPr>
          <w:rFonts w:ascii="Times New Roman" w:cs="Times New Roman" w:eastAsia="Times New Roman" w:hAnsi="Times New Roman"/>
          <w:i w:val="1"/>
          <w:sz w:val="24"/>
          <w:szCs w:val="24"/>
          <w:rtl w:val="0"/>
        </w:rPr>
        <w:t xml:space="preserve">Сучироман</w:t>
      </w:r>
      <w:r w:rsidDel="00000000" w:rsidR="00000000" w:rsidRPr="00000000">
        <w:rPr>
          <w:rFonts w:ascii="Times New Roman" w:cs="Times New Roman" w:eastAsia="Times New Roman" w:hAnsi="Times New Roman"/>
          <w:i w:val="1"/>
          <w:sz w:val="24"/>
          <w:szCs w:val="24"/>
          <w:rtl w:val="0"/>
        </w:rPr>
        <w:t xml:space="preserve">, Дурга.</w:t>
      </w: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Настоящее исследование посвящено обработке имен собственных в русских переводах древнеиндийских текстов - Рамаяны и Махабхараты. В работе описывается процесс создания системы извлечения таких слов и нахождения их леммы, что впоследствии используется в разметке санскритско-русского параллельного </w:t>
      </w:r>
      <w:r w:rsidDel="00000000" w:rsidR="00000000" w:rsidRPr="00000000">
        <w:rPr>
          <w:rFonts w:ascii="Times New Roman" w:cs="Times New Roman" w:eastAsia="Times New Roman" w:hAnsi="Times New Roman"/>
          <w:sz w:val="24"/>
          <w:szCs w:val="24"/>
          <w:rtl w:val="0"/>
        </w:rPr>
        <w:t xml:space="preserve">корпуса</w:t>
      </w:r>
      <w:r w:rsidDel="00000000" w:rsidR="00000000" w:rsidRPr="00000000">
        <w:rPr>
          <w:rFonts w:ascii="Times New Roman" w:cs="Times New Roman" w:eastAsia="Times New Roman" w:hAnsi="Times New Roman"/>
          <w:sz w:val="24"/>
          <w:szCs w:val="24"/>
          <w:rtl w:val="0"/>
        </w:rPr>
        <w:t xml:space="preserve">, а также для генерации автоматических указателей к книгам.</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moment, there are only a few Sanskrit corpora, and none of them are parallel. The work on creating a parallel Sanskrit corpus involves solving a number of issues, one of which is extraction and lemmatization of Sanskrit proper names in the Russian text (considering the Sanskrit-Russian parallel corpus) such as </w:t>
      </w:r>
      <w:r w:rsidDel="00000000" w:rsidR="00000000" w:rsidRPr="00000000">
        <w:rPr>
          <w:rFonts w:ascii="Times New Roman" w:cs="Times New Roman" w:eastAsia="Times New Roman" w:hAnsi="Times New Roman"/>
          <w:i w:val="1"/>
          <w:sz w:val="24"/>
          <w:szCs w:val="24"/>
          <w:rtl w:val="0"/>
        </w:rPr>
        <w:t xml:space="preserve">Abala, Suchiroman, Durga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devoted to the processing of proper names in Russian translations of ancient Indian epics </w:t>
      </w:r>
      <w:r w:rsidDel="00000000" w:rsidR="00000000" w:rsidRPr="00000000">
        <w:rPr>
          <w:rFonts w:ascii="Times New Roman" w:cs="Times New Roman" w:eastAsia="Times New Roman" w:hAnsi="Times New Roman"/>
          <w:i w:val="1"/>
          <w:sz w:val="24"/>
          <w:szCs w:val="24"/>
          <w:rtl w:val="0"/>
        </w:rPr>
        <w:t xml:space="preserve">Ramayana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Mahabharata</w:t>
      </w:r>
      <w:r w:rsidDel="00000000" w:rsidR="00000000" w:rsidRPr="00000000">
        <w:rPr>
          <w:rFonts w:ascii="Times New Roman" w:cs="Times New Roman" w:eastAsia="Times New Roman" w:hAnsi="Times New Roman"/>
          <w:sz w:val="24"/>
          <w:szCs w:val="24"/>
          <w:rtl w:val="0"/>
        </w:rPr>
        <w:t xml:space="preserve">. The paper describes the process of creating a system for extracting such words and finding their lemmas, which is subsequently used in marking the Sanskrit-Russian parallel corpus, as well as for generating automatic indexes to the aforementioned books.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ВВЕДЕНИЕ</w:t>
      </w:r>
      <w:r w:rsidDel="00000000" w:rsidR="00000000" w:rsidRPr="00000000">
        <w:rPr>
          <w:rtl w:val="0"/>
        </w:rPr>
      </w:r>
    </w:p>
    <w:p w:rsidR="00000000" w:rsidDel="00000000" w:rsidP="00000000" w:rsidRDefault="00000000" w:rsidRPr="00000000" w14:paraId="00000030">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Корпусная разметка является полезным инструментом в решении многих прикладных задач в области лингвистики, а также применяется в различных теоретических исследованиях, связанных с языком. На данный момент существует лишь несколько санскритских корпусов, что, в первую очередь, обусловлено грамматической сложностью языка. Что касается параллельных санскритских корпусов, их создание требует еще </w:t>
      </w:r>
      <w:r w:rsidDel="00000000" w:rsidR="00000000" w:rsidRPr="00000000">
        <w:rPr>
          <w:rFonts w:ascii="Times New Roman" w:cs="Times New Roman" w:eastAsia="Times New Roman" w:hAnsi="Times New Roman"/>
          <w:sz w:val="24"/>
          <w:szCs w:val="24"/>
          <w:rtl w:val="0"/>
        </w:rPr>
        <w:t xml:space="preserve">больших усилий</w:t>
      </w:r>
      <w:r w:rsidDel="00000000" w:rsidR="00000000" w:rsidRPr="00000000">
        <w:rPr>
          <w:rFonts w:ascii="Times New Roman" w:cs="Times New Roman" w:eastAsia="Times New Roman" w:hAnsi="Times New Roman"/>
          <w:sz w:val="24"/>
          <w:szCs w:val="24"/>
          <w:rtl w:val="0"/>
        </w:rPr>
        <w:t xml:space="preserve"> и времени, и пока не собрана ни одна такая коллекция </w:t>
      </w:r>
      <w:r w:rsidDel="00000000" w:rsidR="00000000" w:rsidRPr="00000000">
        <w:rPr>
          <w:rFonts w:ascii="Times New Roman" w:cs="Times New Roman" w:eastAsia="Times New Roman" w:hAnsi="Times New Roman"/>
          <w:sz w:val="24"/>
          <w:szCs w:val="24"/>
          <w:rtl w:val="0"/>
        </w:rPr>
        <w:t xml:space="preserve">сопоставленных</w:t>
      </w:r>
      <w:r w:rsidDel="00000000" w:rsidR="00000000" w:rsidRPr="00000000">
        <w:rPr>
          <w:rFonts w:ascii="Times New Roman" w:cs="Times New Roman" w:eastAsia="Times New Roman" w:hAnsi="Times New Roman"/>
          <w:sz w:val="24"/>
          <w:szCs w:val="24"/>
          <w:rtl w:val="0"/>
        </w:rPr>
        <w:t xml:space="preserve"> текстов. В 2005 году был анонсирован  санскритско-английский корпус </w:t>
      </w:r>
      <w:r w:rsidDel="00000000" w:rsidR="00000000" w:rsidRPr="00000000">
        <w:rPr>
          <w:rFonts w:ascii="Times New Roman" w:cs="Times New Roman" w:eastAsia="Times New Roman" w:hAnsi="Times New Roman"/>
          <w:i w:val="1"/>
          <w:sz w:val="24"/>
          <w:szCs w:val="24"/>
          <w:rtl w:val="0"/>
        </w:rPr>
        <w:t xml:space="preserve">Clay Sanskrit Library Corpus</w:t>
      </w:r>
      <w:r w:rsidDel="00000000" w:rsidR="00000000" w:rsidRPr="00000000">
        <w:rPr>
          <w:rFonts w:ascii="Times New Roman" w:cs="Times New Roman" w:eastAsia="Times New Roman" w:hAnsi="Times New Roman"/>
          <w:sz w:val="24"/>
          <w:szCs w:val="24"/>
          <w:rtl w:val="0"/>
        </w:rPr>
        <w:t xml:space="preserve">, окончание работ по созданию которого должно было прийтись на осень 2007 года. Основой корпуса должен был стать текст древнеиндийских эпосов </w:t>
      </w:r>
      <w:r w:rsidDel="00000000" w:rsidR="00000000" w:rsidRPr="00000000">
        <w:rPr>
          <w:rFonts w:ascii="Times New Roman" w:cs="Times New Roman" w:eastAsia="Times New Roman" w:hAnsi="Times New Roman"/>
          <w:i w:val="1"/>
          <w:sz w:val="24"/>
          <w:szCs w:val="24"/>
          <w:rtl w:val="0"/>
        </w:rPr>
        <w:t xml:space="preserve">Рамаяна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Махабхарата</w:t>
      </w:r>
      <w:r w:rsidDel="00000000" w:rsidR="00000000" w:rsidRPr="00000000">
        <w:rPr>
          <w:rFonts w:ascii="Times New Roman" w:cs="Times New Roman" w:eastAsia="Times New Roman" w:hAnsi="Times New Roman"/>
          <w:sz w:val="24"/>
          <w:szCs w:val="24"/>
          <w:rtl w:val="0"/>
        </w:rPr>
        <w:t xml:space="preserve">, а также несколько работ санскритской словесности меньшего объема</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Однако корпус так и не был опубликован.</w:t>
      </w:r>
    </w:p>
    <w:p w:rsidR="00000000" w:rsidDel="00000000" w:rsidP="00000000" w:rsidRDefault="00000000" w:rsidRPr="00000000" w14:paraId="00000031">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сегодняшний день существует лишь прототип части параллельного корпуса. М. Ю. Гасунс соотнес предложения санскритского оригинала </w:t>
      </w:r>
      <w:r w:rsidDel="00000000" w:rsidR="00000000" w:rsidRPr="00000000">
        <w:rPr>
          <w:rFonts w:ascii="Times New Roman" w:cs="Times New Roman" w:eastAsia="Times New Roman" w:hAnsi="Times New Roman"/>
          <w:i w:val="1"/>
          <w:sz w:val="24"/>
          <w:szCs w:val="24"/>
          <w:rtl w:val="0"/>
        </w:rPr>
        <w:t xml:space="preserve">Ригведы</w:t>
      </w:r>
      <w:r w:rsidDel="00000000" w:rsidR="00000000" w:rsidRPr="00000000">
        <w:rPr>
          <w:rFonts w:ascii="Times New Roman" w:cs="Times New Roman" w:eastAsia="Times New Roman" w:hAnsi="Times New Roman"/>
          <w:sz w:val="24"/>
          <w:szCs w:val="24"/>
          <w:rtl w:val="0"/>
        </w:rPr>
        <w:t xml:space="preserve"> (сборника религиозных гимнов) на латинице и деванагари (санскритской письменности) и переводов на русский и английский языки. Прототип корпуса содержит 10556 предложений и опубликован на github (см. Приложение 1).</w:t>
      </w:r>
    </w:p>
    <w:p w:rsidR="00000000" w:rsidDel="00000000" w:rsidP="00000000" w:rsidRDefault="00000000" w:rsidRPr="00000000" w14:paraId="00000032">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w:t>
      </w:r>
      <w:r w:rsidDel="00000000" w:rsidR="00000000" w:rsidRPr="00000000">
        <w:rPr>
          <w:rFonts w:ascii="Times New Roman" w:cs="Times New Roman" w:eastAsia="Times New Roman" w:hAnsi="Times New Roman"/>
          <w:sz w:val="24"/>
          <w:szCs w:val="24"/>
          <w:rtl w:val="0"/>
        </w:rPr>
        <w:t xml:space="preserve">абота по созданию параллельного санскритского корпуса (</w:t>
      </w:r>
      <w:r w:rsidDel="00000000" w:rsidR="00000000" w:rsidRPr="00000000">
        <w:rPr>
          <w:rFonts w:ascii="Times New Roman" w:cs="Times New Roman" w:eastAsia="Times New Roman" w:hAnsi="Times New Roman"/>
          <w:sz w:val="24"/>
          <w:szCs w:val="24"/>
          <w:rtl w:val="0"/>
        </w:rPr>
        <w:t xml:space="preserve">в нашем случае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русско-санскритского</w:t>
      </w:r>
      <w:r w:rsidDel="00000000" w:rsidR="00000000" w:rsidRPr="00000000">
        <w:rPr>
          <w:rFonts w:ascii="Times New Roman" w:cs="Times New Roman" w:eastAsia="Times New Roman" w:hAnsi="Times New Roman"/>
          <w:sz w:val="24"/>
          <w:szCs w:val="24"/>
          <w:rtl w:val="0"/>
        </w:rPr>
        <w:t xml:space="preserve">) предполагает решение ряда проблем, одними из которых являются извлечение и лемматизация санскритских имен </w:t>
      </w:r>
      <w:r w:rsidDel="00000000" w:rsidR="00000000" w:rsidRPr="00000000">
        <w:rPr>
          <w:rFonts w:ascii="Times New Roman" w:cs="Times New Roman" w:eastAsia="Times New Roman" w:hAnsi="Times New Roman"/>
          <w:sz w:val="24"/>
          <w:szCs w:val="24"/>
          <w:rtl w:val="0"/>
        </w:rPr>
        <w:t xml:space="preserve">собственных</w:t>
      </w:r>
      <w:r w:rsidDel="00000000" w:rsidR="00000000" w:rsidRPr="00000000">
        <w:rPr>
          <w:rFonts w:ascii="Times New Roman" w:cs="Times New Roman" w:eastAsia="Times New Roman" w:hAnsi="Times New Roman"/>
          <w:sz w:val="24"/>
          <w:szCs w:val="24"/>
          <w:rtl w:val="0"/>
        </w:rPr>
        <w:t xml:space="preserve"> и терминов в русском тексте: к примеру, </w:t>
      </w:r>
      <w:r w:rsidDel="00000000" w:rsidR="00000000" w:rsidRPr="00000000">
        <w:rPr>
          <w:rFonts w:ascii="Times New Roman" w:cs="Times New Roman" w:eastAsia="Times New Roman" w:hAnsi="Times New Roman"/>
          <w:i w:val="1"/>
          <w:sz w:val="24"/>
          <w:szCs w:val="24"/>
          <w:rtl w:val="0"/>
        </w:rPr>
        <w:t xml:space="preserve">Абала, </w:t>
      </w:r>
      <w:r w:rsidDel="00000000" w:rsidR="00000000" w:rsidRPr="00000000">
        <w:rPr>
          <w:rFonts w:ascii="Times New Roman" w:cs="Times New Roman" w:eastAsia="Times New Roman" w:hAnsi="Times New Roman"/>
          <w:i w:val="1"/>
          <w:sz w:val="24"/>
          <w:szCs w:val="24"/>
          <w:rtl w:val="0"/>
        </w:rPr>
        <w:t xml:space="preserve">Сучироман</w:t>
      </w:r>
      <w:r w:rsidDel="00000000" w:rsidR="00000000" w:rsidRPr="00000000">
        <w:rPr>
          <w:rFonts w:ascii="Times New Roman" w:cs="Times New Roman" w:eastAsia="Times New Roman" w:hAnsi="Times New Roman"/>
          <w:i w:val="1"/>
          <w:sz w:val="24"/>
          <w:szCs w:val="24"/>
          <w:rtl w:val="0"/>
        </w:rPr>
        <w:t xml:space="preserve">, Дурга.</w:t>
      </w:r>
      <w:r w:rsidDel="00000000" w:rsidR="00000000" w:rsidRPr="00000000">
        <w:rPr>
          <w:rFonts w:ascii="Times New Roman" w:cs="Times New Roman" w:eastAsia="Times New Roman" w:hAnsi="Times New Roman"/>
          <w:sz w:val="24"/>
          <w:szCs w:val="24"/>
          <w:rtl w:val="0"/>
        </w:rPr>
        <w:t xml:space="preserve"> На этапе сведения текстов на санскритском и русском языках также возникает вопрос </w:t>
      </w:r>
      <w:r w:rsidDel="00000000" w:rsidR="00000000" w:rsidRPr="00000000">
        <w:rPr>
          <w:rFonts w:ascii="Times New Roman" w:cs="Times New Roman" w:eastAsia="Times New Roman" w:hAnsi="Times New Roman"/>
          <w:sz w:val="24"/>
          <w:szCs w:val="24"/>
          <w:rtl w:val="0"/>
        </w:rPr>
        <w:t xml:space="preserve">соотнесения слов</w:t>
      </w:r>
      <w:r w:rsidDel="00000000" w:rsidR="00000000" w:rsidRPr="00000000">
        <w:rPr>
          <w:rFonts w:ascii="Times New Roman" w:cs="Times New Roman" w:eastAsia="Times New Roman" w:hAnsi="Times New Roman"/>
          <w:sz w:val="24"/>
          <w:szCs w:val="24"/>
          <w:rtl w:val="0"/>
        </w:rPr>
        <w:t xml:space="preserve">, в частности, имен собственных. Помимо этого, в разных книгах написание имен одних и тех же </w:t>
      </w:r>
      <w:r w:rsidDel="00000000" w:rsidR="00000000" w:rsidRPr="00000000">
        <w:rPr>
          <w:rFonts w:ascii="Times New Roman" w:cs="Times New Roman" w:eastAsia="Times New Roman" w:hAnsi="Times New Roman"/>
          <w:sz w:val="24"/>
          <w:szCs w:val="24"/>
          <w:rtl w:val="0"/>
        </w:rPr>
        <w:t xml:space="preserve">героев</w:t>
      </w:r>
      <w:r w:rsidDel="00000000" w:rsidR="00000000" w:rsidRPr="00000000">
        <w:rPr>
          <w:rFonts w:ascii="Times New Roman" w:cs="Times New Roman" w:eastAsia="Times New Roman" w:hAnsi="Times New Roman"/>
          <w:sz w:val="24"/>
          <w:szCs w:val="24"/>
          <w:rtl w:val="0"/>
        </w:rPr>
        <w:t xml:space="preserve"> и топонимов различается - нет унификации - что также затрудняет обработку санскритских текстов на русском языке и процесс создания параллельного корпуса. Решению этих задач и посвящена настоящая работа. </w:t>
      </w:r>
    </w:p>
    <w:p w:rsidR="00000000" w:rsidDel="00000000" w:rsidP="00000000" w:rsidRDefault="00000000" w:rsidRPr="00000000" w14:paraId="00000033">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связи с тем, что ранее упомянутые задачи применительно к санскритским </w:t>
      </w:r>
      <w:r w:rsidDel="00000000" w:rsidR="00000000" w:rsidRPr="00000000">
        <w:rPr>
          <w:rFonts w:ascii="Times New Roman" w:cs="Times New Roman" w:eastAsia="Times New Roman" w:hAnsi="Times New Roman"/>
          <w:sz w:val="24"/>
          <w:szCs w:val="24"/>
          <w:rtl w:val="0"/>
        </w:rPr>
        <w:t xml:space="preserve">именам</w:t>
      </w:r>
      <w:r w:rsidDel="00000000" w:rsidR="00000000" w:rsidRPr="00000000">
        <w:rPr>
          <w:rFonts w:ascii="Times New Roman" w:cs="Times New Roman" w:eastAsia="Times New Roman" w:hAnsi="Times New Roman"/>
          <w:sz w:val="24"/>
          <w:szCs w:val="24"/>
          <w:rtl w:val="0"/>
        </w:rPr>
        <w:t xml:space="preserve"> собственным не решались, данное исследованием представляется </w:t>
      </w:r>
      <w:r w:rsidDel="00000000" w:rsidR="00000000" w:rsidRPr="00000000">
        <w:rPr>
          <w:rFonts w:ascii="Times New Roman" w:cs="Times New Roman" w:eastAsia="Times New Roman" w:hAnsi="Times New Roman"/>
          <w:sz w:val="24"/>
          <w:szCs w:val="24"/>
          <w:rtl w:val="0"/>
        </w:rPr>
        <w:t xml:space="preserve">необходимым</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sz w:val="24"/>
          <w:szCs w:val="24"/>
          <w:rtl w:val="0"/>
        </w:rPr>
        <w:t xml:space="preserve">актуальным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4">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Цель</w:t>
      </w:r>
      <w:r w:rsidDel="00000000" w:rsidR="00000000" w:rsidRPr="00000000">
        <w:rPr>
          <w:rFonts w:ascii="Times New Roman" w:cs="Times New Roman" w:eastAsia="Times New Roman" w:hAnsi="Times New Roman"/>
          <w:sz w:val="24"/>
          <w:szCs w:val="24"/>
          <w:rtl w:val="0"/>
        </w:rPr>
        <w:t xml:space="preserve"> работы - создать систему, способную в </w:t>
      </w:r>
      <w:r w:rsidDel="00000000" w:rsidR="00000000" w:rsidRPr="00000000">
        <w:rPr>
          <w:rFonts w:ascii="Times New Roman" w:cs="Times New Roman" w:eastAsia="Times New Roman" w:hAnsi="Times New Roman"/>
          <w:sz w:val="24"/>
          <w:szCs w:val="24"/>
          <w:rtl w:val="0"/>
        </w:rPr>
        <w:t xml:space="preserve">полуручном</w:t>
      </w:r>
      <w:r w:rsidDel="00000000" w:rsidR="00000000" w:rsidRPr="00000000">
        <w:rPr>
          <w:rFonts w:ascii="Times New Roman" w:cs="Times New Roman" w:eastAsia="Times New Roman" w:hAnsi="Times New Roman"/>
          <w:sz w:val="24"/>
          <w:szCs w:val="24"/>
          <w:rtl w:val="0"/>
        </w:rPr>
        <w:t xml:space="preserve"> режиме </w:t>
      </w:r>
      <w:r w:rsidDel="00000000" w:rsidR="00000000" w:rsidRPr="00000000">
        <w:rPr>
          <w:rFonts w:ascii="Times New Roman" w:cs="Times New Roman" w:eastAsia="Times New Roman" w:hAnsi="Times New Roman"/>
          <w:sz w:val="24"/>
          <w:szCs w:val="24"/>
          <w:rtl w:val="0"/>
        </w:rPr>
        <w:t xml:space="preserve">извлекать и обрабатывать</w:t>
      </w:r>
      <w:r w:rsidDel="00000000" w:rsidR="00000000" w:rsidRPr="00000000">
        <w:rPr>
          <w:rFonts w:ascii="Times New Roman" w:cs="Times New Roman" w:eastAsia="Times New Roman" w:hAnsi="Times New Roman"/>
          <w:sz w:val="24"/>
          <w:szCs w:val="24"/>
          <w:rtl w:val="0"/>
        </w:rPr>
        <w:t xml:space="preserve"> имена собственные и термины в русском переводе санскритских текстов, в частности, в текстах одних из главных эпосов древней Индии “</w:t>
      </w:r>
      <w:r w:rsidDel="00000000" w:rsidR="00000000" w:rsidRPr="00000000">
        <w:rPr>
          <w:rFonts w:ascii="Times New Roman" w:cs="Times New Roman" w:eastAsia="Times New Roman" w:hAnsi="Times New Roman"/>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и “Рамаяны”, суммарный объем переведенных томов которых составляет более 1 миллиона и </w:t>
      </w:r>
      <w:r w:rsidDel="00000000" w:rsidR="00000000" w:rsidRPr="00000000">
        <w:rPr>
          <w:rFonts w:ascii="Times New Roman" w:cs="Times New Roman" w:eastAsia="Times New Roman" w:hAnsi="Times New Roman"/>
          <w:sz w:val="24"/>
          <w:szCs w:val="24"/>
          <w:rtl w:val="0"/>
        </w:rPr>
        <w:t xml:space="preserve">164 тысячи </w:t>
      </w:r>
      <w:r w:rsidDel="00000000" w:rsidR="00000000" w:rsidRPr="00000000">
        <w:rPr>
          <w:rFonts w:ascii="Times New Roman" w:cs="Times New Roman" w:eastAsia="Times New Roman" w:hAnsi="Times New Roman"/>
          <w:sz w:val="24"/>
          <w:szCs w:val="24"/>
          <w:rtl w:val="0"/>
        </w:rPr>
        <w:t xml:space="preserve">слов</w:t>
      </w:r>
      <w:r w:rsidDel="00000000" w:rsidR="00000000" w:rsidRPr="00000000">
        <w:rPr>
          <w:rFonts w:ascii="Times New Roman" w:cs="Times New Roman" w:eastAsia="Times New Roman" w:hAnsi="Times New Roman"/>
          <w:sz w:val="24"/>
          <w:szCs w:val="24"/>
          <w:rtl w:val="0"/>
        </w:rPr>
        <w:t xml:space="preserve"> соответственно</w:t>
      </w:r>
      <w:r w:rsidDel="00000000" w:rsidR="00000000" w:rsidRPr="00000000">
        <w:rPr>
          <w:rFonts w:ascii="Times New Roman" w:cs="Times New Roman" w:eastAsia="Times New Roman" w:hAnsi="Times New Roman"/>
          <w:sz w:val="24"/>
          <w:szCs w:val="24"/>
          <w:rtl w:val="0"/>
        </w:rPr>
        <w:t xml:space="preserve">. Помимо вклада в разработку параллельного корпуса, результат работы планируется применять в создании полу-автоматических указателей к </w:t>
      </w:r>
      <w:r w:rsidDel="00000000" w:rsidR="00000000" w:rsidRPr="00000000">
        <w:rPr>
          <w:rFonts w:ascii="Times New Roman" w:cs="Times New Roman" w:eastAsia="Times New Roman" w:hAnsi="Times New Roman"/>
          <w:sz w:val="24"/>
          <w:szCs w:val="24"/>
          <w:rtl w:val="0"/>
        </w:rPr>
        <w:t xml:space="preserve">санскритским</w:t>
      </w:r>
      <w:r w:rsidDel="00000000" w:rsidR="00000000" w:rsidRPr="00000000">
        <w:rPr>
          <w:rFonts w:ascii="Times New Roman" w:cs="Times New Roman" w:eastAsia="Times New Roman" w:hAnsi="Times New Roman"/>
          <w:sz w:val="24"/>
          <w:szCs w:val="24"/>
          <w:rtl w:val="0"/>
        </w:rPr>
        <w:t xml:space="preserve"> переводам (впоследствии и к другим литературным произведениям), а также для подготовки научного аппарата книг серии “Литературные памятники”, что может быть полезным в развитии областей терминологии, лексикографии, библиотечного дела и поиска информации, что, в свою очередь, определяет </w:t>
      </w:r>
      <w:r w:rsidDel="00000000" w:rsidR="00000000" w:rsidRPr="00000000">
        <w:rPr>
          <w:rFonts w:ascii="Times New Roman" w:cs="Times New Roman" w:eastAsia="Times New Roman" w:hAnsi="Times New Roman"/>
          <w:b w:val="1"/>
          <w:sz w:val="24"/>
          <w:szCs w:val="24"/>
          <w:rtl w:val="0"/>
        </w:rPr>
        <w:t xml:space="preserve">практическую значимость работы</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5">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Поставленная цель предполагает решение следующих </w:t>
      </w:r>
      <w:r w:rsidDel="00000000" w:rsidR="00000000" w:rsidRPr="00000000">
        <w:rPr>
          <w:rFonts w:ascii="Times New Roman" w:cs="Times New Roman" w:eastAsia="Times New Roman" w:hAnsi="Times New Roman"/>
          <w:b w:val="1"/>
          <w:sz w:val="24"/>
          <w:szCs w:val="24"/>
          <w:rtl w:val="0"/>
        </w:rPr>
        <w:t xml:space="preserve">задач</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numPr>
          <w:ilvl w:val="0"/>
          <w:numId w:val="4"/>
        </w:numPr>
        <w:spacing w:after="0" w:afterAutospacing="0" w:before="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сформулировать признаки извлекаемых имен собственных;</w:t>
      </w:r>
    </w:p>
    <w:p w:rsidR="00000000" w:rsidDel="00000000" w:rsidP="00000000" w:rsidRDefault="00000000" w:rsidRPr="00000000" w14:paraId="0000003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составить список имен собственных из критического издания “Махабхараты” на примере третьей книги (296 809 слов);</w:t>
      </w:r>
    </w:p>
    <w:p w:rsidR="00000000" w:rsidDel="00000000" w:rsidP="00000000" w:rsidRDefault="00000000" w:rsidRPr="00000000" w14:paraId="00000038">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иметь возможность масштабировать список санскритских </w:t>
      </w:r>
      <w:r w:rsidDel="00000000" w:rsidR="00000000" w:rsidRPr="00000000">
        <w:rPr>
          <w:rFonts w:ascii="Times New Roman" w:cs="Times New Roman" w:eastAsia="Times New Roman" w:hAnsi="Times New Roman"/>
          <w:sz w:val="24"/>
          <w:szCs w:val="24"/>
          <w:rtl w:val="0"/>
        </w:rPr>
        <w:t xml:space="preserve">имен</w:t>
      </w:r>
      <w:r w:rsidDel="00000000" w:rsidR="00000000" w:rsidRPr="00000000">
        <w:rPr>
          <w:rFonts w:ascii="Times New Roman" w:cs="Times New Roman" w:eastAsia="Times New Roman" w:hAnsi="Times New Roman"/>
          <w:sz w:val="24"/>
          <w:szCs w:val="24"/>
          <w:rtl w:val="0"/>
        </w:rPr>
        <w:t xml:space="preserve">, подключая и другие книги “Махабхараты” и 4-ю книгу “Рамаяны” (выявлять имена, отсутствующие в списке Серенсена и списке санскритских слов);</w:t>
      </w:r>
    </w:p>
    <w:p w:rsidR="00000000" w:rsidDel="00000000" w:rsidP="00000000" w:rsidRDefault="00000000" w:rsidRPr="00000000" w14:paraId="00000039">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выявить и задокументировать особенности </w:t>
      </w:r>
      <w:r w:rsidDel="00000000" w:rsidR="00000000" w:rsidRPr="00000000">
        <w:rPr>
          <w:rFonts w:ascii="Times New Roman" w:cs="Times New Roman" w:eastAsia="Times New Roman" w:hAnsi="Times New Roman"/>
          <w:sz w:val="24"/>
          <w:szCs w:val="24"/>
          <w:rtl w:val="0"/>
        </w:rPr>
        <w:t xml:space="preserve">построения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прежних</w:t>
      </w:r>
      <w:r w:rsidDel="00000000" w:rsidR="00000000" w:rsidRPr="00000000">
        <w:rPr>
          <w:rFonts w:ascii="Times New Roman" w:cs="Times New Roman" w:eastAsia="Times New Roman" w:hAnsi="Times New Roman"/>
          <w:sz w:val="24"/>
          <w:szCs w:val="24"/>
          <w:rtl w:val="0"/>
        </w:rPr>
        <w:t xml:space="preserve"> указателей;</w:t>
      </w:r>
    </w:p>
    <w:p w:rsidR="00000000" w:rsidDel="00000000" w:rsidP="00000000" w:rsidRDefault="00000000" w:rsidRPr="00000000" w14:paraId="0000003A">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рассмотреть существующие методы извлечения информации из текста и ее обработки;</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основе рассмотренных методов определить наиболее подходящий способ решения проблемы;</w:t>
      </w:r>
    </w:p>
    <w:p w:rsidR="00000000" w:rsidDel="00000000" w:rsidP="00000000" w:rsidRDefault="00000000" w:rsidRPr="00000000" w14:paraId="0000003C">
      <w:pPr>
        <w:numPr>
          <w:ilvl w:val="0"/>
          <w:numId w:val="4"/>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применить созданную систему к обработке текстов для параллельного </w:t>
      </w:r>
      <w:r w:rsidDel="00000000" w:rsidR="00000000" w:rsidRPr="00000000">
        <w:rPr>
          <w:rFonts w:ascii="Times New Roman" w:cs="Times New Roman" w:eastAsia="Times New Roman" w:hAnsi="Times New Roman"/>
          <w:sz w:val="24"/>
          <w:szCs w:val="24"/>
          <w:rtl w:val="0"/>
        </w:rPr>
        <w:t xml:space="preserve">корпуса</w:t>
      </w:r>
      <w:r w:rsidDel="00000000" w:rsidR="00000000" w:rsidRPr="00000000">
        <w:rPr>
          <w:rFonts w:ascii="Times New Roman" w:cs="Times New Roman" w:eastAsia="Times New Roman" w:hAnsi="Times New Roman"/>
          <w:sz w:val="24"/>
          <w:szCs w:val="24"/>
          <w:rtl w:val="0"/>
        </w:rPr>
        <w:t xml:space="preserve"> - соотнести именованные сущности в текстах оригинала и перевода.</w:t>
      </w:r>
    </w:p>
    <w:p w:rsidR="00000000" w:rsidDel="00000000" w:rsidP="00000000" w:rsidRDefault="00000000" w:rsidRPr="00000000" w14:paraId="0000003D">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обработки текста используются готовые технологии и хорошо известные </w:t>
      </w:r>
      <w:r w:rsidDel="00000000" w:rsidR="00000000" w:rsidRPr="00000000">
        <w:rPr>
          <w:rFonts w:ascii="Times New Roman" w:cs="Times New Roman" w:eastAsia="Times New Roman" w:hAnsi="Times New Roman"/>
          <w:b w:val="1"/>
          <w:sz w:val="24"/>
          <w:szCs w:val="24"/>
          <w:rtl w:val="0"/>
        </w:rPr>
        <w:t xml:space="preserve">методы </w:t>
      </w:r>
      <w:r w:rsidDel="00000000" w:rsidR="00000000" w:rsidRPr="00000000">
        <w:rPr>
          <w:rFonts w:ascii="Times New Roman" w:cs="Times New Roman" w:eastAsia="Times New Roman" w:hAnsi="Times New Roman"/>
          <w:sz w:val="24"/>
          <w:szCs w:val="24"/>
          <w:rtl w:val="0"/>
        </w:rPr>
        <w:t xml:space="preserve">NLP: </w:t>
      </w:r>
      <w:r w:rsidDel="00000000" w:rsidR="00000000" w:rsidRPr="00000000">
        <w:rPr>
          <w:rFonts w:ascii="Times New Roman" w:cs="Times New Roman" w:eastAsia="Times New Roman" w:hAnsi="Times New Roman"/>
          <w:i w:val="1"/>
          <w:sz w:val="24"/>
          <w:szCs w:val="24"/>
          <w:rtl w:val="0"/>
        </w:rPr>
        <w:t xml:space="preserve">russian stemmer snowball</w:t>
      </w:r>
      <w:r w:rsidDel="00000000" w:rsidR="00000000" w:rsidRPr="00000000">
        <w:rPr>
          <w:rFonts w:ascii="Times New Roman" w:cs="Times New Roman" w:eastAsia="Times New Roman" w:hAnsi="Times New Roman"/>
          <w:i w:val="1"/>
          <w:sz w:val="24"/>
          <w:szCs w:val="24"/>
          <w:rtl w:val="0"/>
        </w:rPr>
        <w:t xml:space="preserve">, pymorphy2, mystem,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(библиотеки для языка программирования Python), </w:t>
      </w:r>
      <w:r w:rsidDel="00000000" w:rsidR="00000000" w:rsidRPr="00000000">
        <w:rPr>
          <w:rFonts w:ascii="Times New Roman" w:cs="Times New Roman" w:eastAsia="Times New Roman" w:hAnsi="Times New Roman"/>
          <w:sz w:val="24"/>
          <w:szCs w:val="24"/>
          <w:rtl w:val="0"/>
        </w:rPr>
        <w:t xml:space="preserve">составле</w:t>
      </w:r>
      <w:r w:rsidDel="00000000" w:rsidR="00000000" w:rsidRPr="00000000">
        <w:rPr>
          <w:rFonts w:ascii="Times New Roman" w:cs="Times New Roman" w:eastAsia="Times New Roman" w:hAnsi="Times New Roman"/>
          <w:sz w:val="24"/>
          <w:szCs w:val="24"/>
          <w:rtl w:val="0"/>
        </w:rPr>
        <w:t xml:space="preserve">ны условные </w:t>
      </w:r>
      <w:r w:rsidDel="00000000" w:rsidR="00000000" w:rsidRPr="00000000">
        <w:rPr>
          <w:rFonts w:ascii="Times New Roman" w:cs="Times New Roman" w:eastAsia="Times New Roman" w:hAnsi="Times New Roman"/>
          <w:sz w:val="24"/>
          <w:szCs w:val="24"/>
          <w:rtl w:val="0"/>
        </w:rPr>
        <w:t xml:space="preserve">грамматические правила</w:t>
      </w:r>
      <w:r w:rsidDel="00000000" w:rsidR="00000000" w:rsidRPr="00000000">
        <w:rPr>
          <w:rFonts w:ascii="Times New Roman" w:cs="Times New Roman" w:eastAsia="Times New Roman" w:hAnsi="Times New Roman"/>
          <w:sz w:val="24"/>
          <w:szCs w:val="24"/>
          <w:rtl w:val="0"/>
        </w:rPr>
        <w:t xml:space="preserve"> для санскритских имен и терминов (rule-based approach), а также методы работы с корпусами, такие как </w:t>
      </w:r>
      <w:r w:rsidDel="00000000" w:rsidR="00000000" w:rsidRPr="00000000">
        <w:rPr>
          <w:rFonts w:ascii="Times New Roman" w:cs="Times New Roman" w:eastAsia="Times New Roman" w:hAnsi="Times New Roman"/>
          <w:i w:val="1"/>
          <w:sz w:val="24"/>
          <w:szCs w:val="24"/>
          <w:rtl w:val="0"/>
        </w:rPr>
        <w:t xml:space="preserve">пересечение, сложение, вычитание</w:t>
      </w:r>
      <w:r w:rsidDel="00000000" w:rsidR="00000000" w:rsidRPr="00000000">
        <w:rPr>
          <w:rFonts w:ascii="Times New Roman" w:cs="Times New Roman" w:eastAsia="Times New Roman" w:hAnsi="Times New Roman"/>
          <w:sz w:val="24"/>
          <w:szCs w:val="24"/>
          <w:rtl w:val="0"/>
        </w:rPr>
        <w:t xml:space="preserve"> и т. д. В работе приводится сравнение эффективности вышеупомянутых методов в контексте поставленной задачи.</w:t>
      </w:r>
    </w:p>
    <w:p w:rsidR="00000000" w:rsidDel="00000000" w:rsidP="00000000" w:rsidRDefault="00000000" w:rsidRPr="00000000" w14:paraId="0000003E">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w:t>
      </w:r>
      <w:r w:rsidDel="00000000" w:rsidR="00000000" w:rsidRPr="00000000">
        <w:rPr>
          <w:rFonts w:ascii="Times New Roman" w:cs="Times New Roman" w:eastAsia="Times New Roman" w:hAnsi="Times New Roman"/>
          <w:b w:val="1"/>
          <w:sz w:val="24"/>
          <w:szCs w:val="24"/>
          <w:rtl w:val="0"/>
        </w:rPr>
        <w:t xml:space="preserve">источников материала</w:t>
      </w:r>
      <w:r w:rsidDel="00000000" w:rsidR="00000000" w:rsidRPr="00000000">
        <w:rPr>
          <w:rFonts w:ascii="Times New Roman" w:cs="Times New Roman" w:eastAsia="Times New Roman" w:hAnsi="Times New Roman"/>
          <w:sz w:val="24"/>
          <w:szCs w:val="24"/>
          <w:rtl w:val="0"/>
        </w:rPr>
        <w:t xml:space="preserve"> в исследовании используется текст 3-го тома Махабхараты [Боголюбов 1987]; список Серенсена (S. </w:t>
      </w:r>
      <w:r w:rsidDel="00000000" w:rsidR="00000000" w:rsidRPr="00000000">
        <w:rPr>
          <w:rFonts w:ascii="Times New Roman" w:cs="Times New Roman" w:eastAsia="Times New Roman" w:hAnsi="Times New Roman"/>
          <w:sz w:val="24"/>
          <w:szCs w:val="24"/>
          <w:highlight w:val="white"/>
          <w:rtl w:val="0"/>
        </w:rPr>
        <w:t xml:space="preserve">Sørensen</w:t>
      </w:r>
      <w:r w:rsidDel="00000000" w:rsidR="00000000" w:rsidRPr="00000000">
        <w:rPr>
          <w:rFonts w:ascii="Times New Roman" w:cs="Times New Roman" w:eastAsia="Times New Roman" w:hAnsi="Times New Roman"/>
          <w:sz w:val="24"/>
          <w:szCs w:val="24"/>
          <w:rtl w:val="0"/>
        </w:rPr>
        <w:t xml:space="preserve">), включающий более 9 тысяч санскритских имен (см. файл</w:t>
      </w:r>
      <w:r w:rsidDel="00000000" w:rsidR="00000000" w:rsidRPr="00000000">
        <w:rPr>
          <w:rFonts w:ascii="Times New Roman" w:cs="Times New Roman" w:eastAsia="Times New Roman" w:hAnsi="Times New Roman"/>
          <w:i w:val="1"/>
          <w:sz w:val="24"/>
          <w:szCs w:val="24"/>
          <w:rtl w:val="0"/>
        </w:rPr>
        <w:t xml:space="preserve"> 9460-osnov-sanskritskikh-slov.txt</w:t>
      </w:r>
      <w:r w:rsidDel="00000000" w:rsidR="00000000" w:rsidRPr="00000000">
        <w:rPr>
          <w:rFonts w:ascii="Times New Roman" w:cs="Times New Roman" w:eastAsia="Times New Roman" w:hAnsi="Times New Roman"/>
          <w:sz w:val="24"/>
          <w:szCs w:val="24"/>
          <w:rtl w:val="0"/>
        </w:rPr>
        <w:t xml:space="preserve">), полученный с сайта Cologne Digital Sanskrit Dictionaries (см. Приложение 2); список из 354 тысяч санскритских слов, полученный из санскритских словарей с того же сайта (см. Приложение 3); </w:t>
      </w:r>
      <w:r w:rsidDel="00000000" w:rsidR="00000000" w:rsidRPr="00000000">
        <w:rPr>
          <w:rFonts w:ascii="Times New Roman" w:cs="Times New Roman" w:eastAsia="Times New Roman" w:hAnsi="Times New Roman"/>
          <w:sz w:val="24"/>
          <w:szCs w:val="24"/>
          <w:rtl w:val="0"/>
        </w:rPr>
        <w:t xml:space="preserve">словарь иностранных слов [Абрамович 1986]</w:t>
      </w:r>
      <w:r w:rsidDel="00000000" w:rsidR="00000000" w:rsidRPr="00000000">
        <w:rPr>
          <w:rFonts w:ascii="Times New Roman" w:cs="Times New Roman" w:eastAsia="Times New Roman" w:hAnsi="Times New Roman"/>
          <w:sz w:val="24"/>
          <w:szCs w:val="24"/>
          <w:rtl w:val="0"/>
        </w:rPr>
        <w:t xml:space="preserve">; морфологический </w:t>
      </w:r>
      <w:r w:rsidDel="00000000" w:rsidR="00000000" w:rsidRPr="00000000">
        <w:rPr>
          <w:rFonts w:ascii="Times New Roman" w:cs="Times New Roman" w:eastAsia="Times New Roman" w:hAnsi="Times New Roman"/>
          <w:sz w:val="24"/>
          <w:szCs w:val="24"/>
          <w:rtl w:val="0"/>
        </w:rPr>
        <w:t xml:space="preserve">словарь</w:t>
      </w:r>
      <w:r w:rsidDel="00000000" w:rsidR="00000000" w:rsidRPr="00000000">
        <w:rPr>
          <w:rFonts w:ascii="Times New Roman" w:cs="Times New Roman" w:eastAsia="Times New Roman" w:hAnsi="Times New Roman"/>
          <w:sz w:val="24"/>
          <w:szCs w:val="24"/>
          <w:rtl w:val="0"/>
        </w:rPr>
        <w:t xml:space="preserve"> русского языка</w:t>
      </w:r>
      <w:r w:rsidDel="00000000" w:rsidR="00000000" w:rsidRPr="00000000">
        <w:rPr>
          <w:rFonts w:ascii="Times New Roman" w:cs="Times New Roman" w:eastAsia="Times New Roman" w:hAnsi="Times New Roman"/>
          <w:sz w:val="24"/>
          <w:szCs w:val="24"/>
          <w:rtl w:val="0"/>
        </w:rPr>
        <w:t xml:space="preserve"> из Opencorpora (см. </w:t>
      </w:r>
      <w:r w:rsidDel="00000000" w:rsidR="00000000" w:rsidRPr="00000000">
        <w:rPr>
          <w:rFonts w:ascii="Times New Roman" w:cs="Times New Roman" w:eastAsia="Times New Roman" w:hAnsi="Times New Roman"/>
          <w:i w:val="1"/>
          <w:sz w:val="24"/>
          <w:szCs w:val="24"/>
          <w:rtl w:val="0"/>
        </w:rPr>
        <w:t xml:space="preserve">файл dict.opcorpora.txt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F">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Работа состоит из 4 частей: введения, двух глав и заключения, - библиографии и 12 приложений.</w:t>
      </w:r>
    </w:p>
    <w:p w:rsidR="00000000" w:rsidDel="00000000" w:rsidP="00000000" w:rsidRDefault="00000000" w:rsidRPr="00000000" w14:paraId="00000040">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Библиография </w:t>
      </w:r>
      <w:r w:rsidDel="00000000" w:rsidR="00000000" w:rsidRPr="00000000">
        <w:rPr>
          <w:rFonts w:ascii="Times New Roman" w:cs="Times New Roman" w:eastAsia="Times New Roman" w:hAnsi="Times New Roman"/>
          <w:sz w:val="24"/>
          <w:szCs w:val="24"/>
          <w:rtl w:val="0"/>
        </w:rPr>
        <w:t xml:space="preserve">включает в себя 13 единиц.</w:t>
      </w:r>
    </w:p>
    <w:p w:rsidR="00000000" w:rsidDel="00000000" w:rsidP="00000000" w:rsidRDefault="00000000" w:rsidRPr="00000000" w14:paraId="00000041">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используемые в исследовании файлы, а также готовый код выложены на Github (см. Приложение 12).</w:t>
      </w:r>
      <w:r w:rsidDel="00000000" w:rsidR="00000000" w:rsidRPr="00000000">
        <w:rPr>
          <w:rtl w:val="0"/>
        </w:rPr>
      </w:r>
    </w:p>
    <w:p w:rsidR="00000000" w:rsidDel="00000000" w:rsidP="00000000" w:rsidRDefault="00000000" w:rsidRPr="00000000" w14:paraId="00000042">
      <w:pPr>
        <w:spacing w:before="200"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ТЕОРЕТИЧЕСКИЕ ОСНОВЫ ИССЛЕДОВАНИЯ</w:t>
      </w:r>
    </w:p>
    <w:p w:rsidR="00000000" w:rsidDel="00000000" w:rsidP="00000000" w:rsidRDefault="00000000" w:rsidRPr="00000000" w14:paraId="00000043">
      <w:pPr>
        <w:spacing w:before="200"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2.1 Основные термины и понятия, используемые в работе</w:t>
      </w:r>
    </w:p>
    <w:p w:rsidR="00000000" w:rsidDel="00000000" w:rsidP="00000000" w:rsidRDefault="00000000" w:rsidRPr="00000000" w14:paraId="0000004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Ключевым понятием в настоящей работе является </w:t>
      </w:r>
      <w:r w:rsidDel="00000000" w:rsidR="00000000" w:rsidRPr="00000000">
        <w:rPr>
          <w:rFonts w:ascii="Times New Roman" w:cs="Times New Roman" w:eastAsia="Times New Roman" w:hAnsi="Times New Roman"/>
          <w:b w:val="1"/>
          <w:sz w:val="24"/>
          <w:szCs w:val="24"/>
          <w:rtl w:val="0"/>
        </w:rPr>
        <w:t xml:space="preserve">именованная сущность</w:t>
      </w:r>
      <w:r w:rsidDel="00000000" w:rsidR="00000000" w:rsidRPr="00000000">
        <w:rPr>
          <w:rFonts w:ascii="Times New Roman" w:cs="Times New Roman" w:eastAsia="Times New Roman" w:hAnsi="Times New Roman"/>
          <w:sz w:val="24"/>
          <w:szCs w:val="24"/>
          <w:rtl w:val="0"/>
        </w:rPr>
        <w:t xml:space="preserve">. Согласно [Юсупов 2016], под именованными сущностями обычно понимаются слова или фразы, обозначающие объект или явление определенной категории. Примерами именованных сущностей являются имена людей (</w:t>
      </w:r>
      <w:r w:rsidDel="00000000" w:rsidR="00000000" w:rsidRPr="00000000">
        <w:rPr>
          <w:rFonts w:ascii="Times New Roman" w:cs="Times New Roman" w:eastAsia="Times New Roman" w:hAnsi="Times New Roman"/>
          <w:i w:val="1"/>
          <w:sz w:val="24"/>
          <w:szCs w:val="24"/>
          <w:rtl w:val="0"/>
        </w:rPr>
        <w:t xml:space="preserve">Юлия; Светлана Николаевна; Ковальчук И. Г.; Маша; В. М. Серов</w:t>
      </w:r>
      <w:r w:rsidDel="00000000" w:rsidR="00000000" w:rsidRPr="00000000">
        <w:rPr>
          <w:rFonts w:ascii="Times New Roman" w:cs="Times New Roman" w:eastAsia="Times New Roman" w:hAnsi="Times New Roman"/>
          <w:sz w:val="24"/>
          <w:szCs w:val="24"/>
          <w:rtl w:val="0"/>
        </w:rPr>
        <w:t xml:space="preserve">), а также различные названия: организаций (</w:t>
      </w:r>
      <w:r w:rsidDel="00000000" w:rsidR="00000000" w:rsidRPr="00000000">
        <w:rPr>
          <w:rFonts w:ascii="Times New Roman" w:cs="Times New Roman" w:eastAsia="Times New Roman" w:hAnsi="Times New Roman"/>
          <w:i w:val="1"/>
          <w:sz w:val="24"/>
          <w:szCs w:val="24"/>
          <w:rtl w:val="0"/>
        </w:rPr>
        <w:t xml:space="preserve">Google; Газпром; Сбербанк России; Мегафон; Тойота Мотор</w:t>
      </w:r>
      <w:r w:rsidDel="00000000" w:rsidR="00000000" w:rsidRPr="00000000">
        <w:rPr>
          <w:rFonts w:ascii="Times New Roman" w:cs="Times New Roman" w:eastAsia="Times New Roman" w:hAnsi="Times New Roman"/>
          <w:sz w:val="24"/>
          <w:szCs w:val="24"/>
          <w:rtl w:val="0"/>
        </w:rPr>
        <w:t xml:space="preserve">), мест (</w:t>
      </w:r>
      <w:r w:rsidDel="00000000" w:rsidR="00000000" w:rsidRPr="00000000">
        <w:rPr>
          <w:rFonts w:ascii="Times New Roman" w:cs="Times New Roman" w:eastAsia="Times New Roman" w:hAnsi="Times New Roman"/>
          <w:i w:val="1"/>
          <w:sz w:val="24"/>
          <w:szCs w:val="24"/>
          <w:rtl w:val="0"/>
        </w:rPr>
        <w:t xml:space="preserve">ВДНХ; Украина; Котельники; Санкт-Петербург; Сибирь</w:t>
      </w:r>
      <w:r w:rsidDel="00000000" w:rsidR="00000000" w:rsidRPr="00000000">
        <w:rPr>
          <w:rFonts w:ascii="Times New Roman" w:cs="Times New Roman" w:eastAsia="Times New Roman" w:hAnsi="Times New Roman"/>
          <w:sz w:val="24"/>
          <w:szCs w:val="24"/>
          <w:rtl w:val="0"/>
        </w:rPr>
        <w:t xml:space="preserve">) и т. д. Мы будем использовать эту концепцию, подразумевая санскритские имена собственные и термины.</w:t>
      </w:r>
    </w:p>
    <w:p w:rsidR="00000000" w:rsidDel="00000000" w:rsidP="00000000" w:rsidRDefault="00000000" w:rsidRPr="00000000" w14:paraId="0000004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 </w:t>
      </w:r>
      <w:r w:rsidDel="00000000" w:rsidR="00000000" w:rsidRPr="00000000">
        <w:rPr>
          <w:rFonts w:ascii="Times New Roman" w:cs="Times New Roman" w:eastAsia="Times New Roman" w:hAnsi="Times New Roman"/>
          <w:b w:val="1"/>
          <w:sz w:val="24"/>
          <w:szCs w:val="24"/>
          <w:rtl w:val="0"/>
        </w:rPr>
        <w:t xml:space="preserve">несловарными</w:t>
      </w:r>
      <w:r w:rsidDel="00000000" w:rsidR="00000000" w:rsidRPr="00000000">
        <w:rPr>
          <w:rFonts w:ascii="Times New Roman" w:cs="Times New Roman" w:eastAsia="Times New Roman" w:hAnsi="Times New Roman"/>
          <w:b w:val="1"/>
          <w:sz w:val="24"/>
          <w:szCs w:val="24"/>
          <w:rtl w:val="0"/>
        </w:rPr>
        <w:t xml:space="preserve"> словами</w:t>
      </w:r>
      <w:r w:rsidDel="00000000" w:rsidR="00000000" w:rsidRPr="00000000">
        <w:rPr>
          <w:rFonts w:ascii="Times New Roman" w:cs="Times New Roman" w:eastAsia="Times New Roman" w:hAnsi="Times New Roman"/>
          <w:sz w:val="24"/>
          <w:szCs w:val="24"/>
          <w:rtl w:val="0"/>
        </w:rPr>
        <w:t xml:space="preserve"> мы понимаем те словоформы, которые морфологический анализатор не может вывести из данных исходного словаря, который он использует. К примеру, если в словаре анализатора отсутствует слово </w:t>
      </w:r>
      <w:r w:rsidDel="00000000" w:rsidR="00000000" w:rsidRPr="00000000">
        <w:rPr>
          <w:rFonts w:ascii="Times New Roman" w:cs="Times New Roman" w:eastAsia="Times New Roman" w:hAnsi="Times New Roman"/>
          <w:i w:val="1"/>
          <w:sz w:val="24"/>
          <w:szCs w:val="24"/>
          <w:rtl w:val="0"/>
        </w:rPr>
        <w:t xml:space="preserve">понимать</w:t>
      </w:r>
      <w:r w:rsidDel="00000000" w:rsidR="00000000" w:rsidRPr="00000000">
        <w:rPr>
          <w:rFonts w:ascii="Times New Roman" w:cs="Times New Roman" w:eastAsia="Times New Roman" w:hAnsi="Times New Roman"/>
          <w:sz w:val="24"/>
          <w:szCs w:val="24"/>
          <w:rtl w:val="0"/>
        </w:rPr>
        <w:t xml:space="preserve">, то само это слово в начальной форме, а также все производные от него словоформы, будут считаться несловарными словами: </w:t>
      </w:r>
      <w:r w:rsidDel="00000000" w:rsidR="00000000" w:rsidRPr="00000000">
        <w:rPr>
          <w:rFonts w:ascii="Times New Roman" w:cs="Times New Roman" w:eastAsia="Times New Roman" w:hAnsi="Times New Roman"/>
          <w:i w:val="1"/>
          <w:sz w:val="24"/>
          <w:szCs w:val="24"/>
          <w:rtl w:val="0"/>
        </w:rPr>
        <w:t xml:space="preserve">понимать, понимаю, понял, понимали, понимаем</w:t>
      </w:r>
      <w:r w:rsidDel="00000000" w:rsidR="00000000" w:rsidRPr="00000000">
        <w:rPr>
          <w:rFonts w:ascii="Times New Roman" w:cs="Times New Roman" w:eastAsia="Times New Roman" w:hAnsi="Times New Roman"/>
          <w:sz w:val="24"/>
          <w:szCs w:val="24"/>
          <w:rtl w:val="0"/>
        </w:rPr>
        <w:t xml:space="preserve"> и т. д.</w:t>
      </w:r>
    </w:p>
    <w:p w:rsidR="00000000" w:rsidDel="00000000" w:rsidP="00000000" w:rsidRDefault="00000000" w:rsidRPr="00000000" w14:paraId="0000004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Леммой</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 морфологии называется словарная форма слова, то есть та, которую можно встретить в словаре: </w:t>
      </w:r>
      <w:r w:rsidDel="00000000" w:rsidR="00000000" w:rsidRPr="00000000">
        <w:rPr>
          <w:rFonts w:ascii="Times New Roman" w:cs="Times New Roman" w:eastAsia="Times New Roman" w:hAnsi="Times New Roman"/>
          <w:i w:val="1"/>
          <w:sz w:val="24"/>
          <w:szCs w:val="24"/>
          <w:rtl w:val="0"/>
        </w:rPr>
        <w:t xml:space="preserve">вести, красивый, страна, покупать, результативно</w:t>
      </w:r>
      <w:r w:rsidDel="00000000" w:rsidR="00000000" w:rsidRPr="00000000">
        <w:rPr>
          <w:rFonts w:ascii="Times New Roman" w:cs="Times New Roman" w:eastAsia="Times New Roman" w:hAnsi="Times New Roman"/>
          <w:sz w:val="24"/>
          <w:szCs w:val="24"/>
          <w:rtl w:val="0"/>
        </w:rPr>
        <w:t xml:space="preserve"> и т. д. Если провести разграничение между </w:t>
      </w:r>
      <w:r w:rsidDel="00000000" w:rsidR="00000000" w:rsidRPr="00000000">
        <w:rPr>
          <w:rFonts w:ascii="Times New Roman" w:cs="Times New Roman" w:eastAsia="Times New Roman" w:hAnsi="Times New Roman"/>
          <w:sz w:val="24"/>
          <w:szCs w:val="24"/>
          <w:rtl w:val="0"/>
        </w:rPr>
        <w:t xml:space="preserve">леммой</w:t>
      </w:r>
      <w:r w:rsidDel="00000000" w:rsidR="00000000" w:rsidRPr="00000000">
        <w:rPr>
          <w:rFonts w:ascii="Times New Roman" w:cs="Times New Roman" w:eastAsia="Times New Roman" w:hAnsi="Times New Roman"/>
          <w:sz w:val="24"/>
          <w:szCs w:val="24"/>
          <w:rtl w:val="0"/>
        </w:rPr>
        <w:t xml:space="preserve"> и лексемой, можно заметить, что под лексемой объединяется множество всех имеющих один и тот же смысл форм, при этом лемма относится к одной определенной форме. Так, лексема </w:t>
      </w:r>
      <w:r w:rsidDel="00000000" w:rsidR="00000000" w:rsidRPr="00000000">
        <w:rPr>
          <w:rFonts w:ascii="Times New Roman" w:cs="Times New Roman" w:eastAsia="Times New Roman" w:hAnsi="Times New Roman"/>
          <w:i w:val="1"/>
          <w:sz w:val="24"/>
          <w:szCs w:val="24"/>
          <w:rtl w:val="0"/>
        </w:rPr>
        <w:t xml:space="preserve">стол</w:t>
      </w:r>
      <w:r w:rsidDel="00000000" w:rsidR="00000000" w:rsidRPr="00000000">
        <w:rPr>
          <w:rFonts w:ascii="Times New Roman" w:cs="Times New Roman" w:eastAsia="Times New Roman" w:hAnsi="Times New Roman"/>
          <w:sz w:val="24"/>
          <w:szCs w:val="24"/>
          <w:rtl w:val="0"/>
        </w:rPr>
        <w:t xml:space="preserve"> отсылает ко всем возможным формам этого слова (</w:t>
      </w:r>
      <w:r w:rsidDel="00000000" w:rsidR="00000000" w:rsidRPr="00000000">
        <w:rPr>
          <w:rFonts w:ascii="Times New Roman" w:cs="Times New Roman" w:eastAsia="Times New Roman" w:hAnsi="Times New Roman"/>
          <w:i w:val="1"/>
          <w:sz w:val="24"/>
          <w:szCs w:val="24"/>
          <w:rtl w:val="0"/>
        </w:rPr>
        <w:t xml:space="preserve">стола, столом, столу </w:t>
      </w:r>
      <w:r w:rsidDel="00000000" w:rsidR="00000000" w:rsidRPr="00000000">
        <w:rPr>
          <w:rFonts w:ascii="Times New Roman" w:cs="Times New Roman" w:eastAsia="Times New Roman" w:hAnsi="Times New Roman"/>
          <w:sz w:val="24"/>
          <w:szCs w:val="24"/>
          <w:rtl w:val="0"/>
        </w:rPr>
        <w:t xml:space="preserve">и т. д.) в то время, как лемма </w:t>
      </w:r>
      <w:r w:rsidDel="00000000" w:rsidR="00000000" w:rsidRPr="00000000">
        <w:rPr>
          <w:rFonts w:ascii="Times New Roman" w:cs="Times New Roman" w:eastAsia="Times New Roman" w:hAnsi="Times New Roman"/>
          <w:i w:val="1"/>
          <w:sz w:val="24"/>
          <w:szCs w:val="24"/>
          <w:rtl w:val="0"/>
        </w:rPr>
        <w:t xml:space="preserve">стол</w:t>
      </w:r>
      <w:r w:rsidDel="00000000" w:rsidR="00000000" w:rsidRPr="00000000">
        <w:rPr>
          <w:rFonts w:ascii="Times New Roman" w:cs="Times New Roman" w:eastAsia="Times New Roman" w:hAnsi="Times New Roman"/>
          <w:sz w:val="24"/>
          <w:szCs w:val="24"/>
          <w:rtl w:val="0"/>
        </w:rPr>
        <w:t xml:space="preserve"> не отсылает к другим формам.</w:t>
      </w:r>
    </w:p>
    <w:p w:rsidR="00000000" w:rsidDel="00000000" w:rsidP="00000000" w:rsidRDefault="00000000" w:rsidRPr="00000000" w14:paraId="0000004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Понятием </w:t>
      </w:r>
      <w:r w:rsidDel="00000000" w:rsidR="00000000" w:rsidRPr="00000000">
        <w:rPr>
          <w:rFonts w:ascii="Times New Roman" w:cs="Times New Roman" w:eastAsia="Times New Roman" w:hAnsi="Times New Roman"/>
          <w:b w:val="1"/>
          <w:sz w:val="24"/>
          <w:szCs w:val="24"/>
          <w:rtl w:val="0"/>
        </w:rPr>
        <w:t xml:space="preserve">лемматизация </w:t>
      </w:r>
      <w:r w:rsidDel="00000000" w:rsidR="00000000" w:rsidRPr="00000000">
        <w:rPr>
          <w:rFonts w:ascii="Times New Roman" w:cs="Times New Roman" w:eastAsia="Times New Roman" w:hAnsi="Times New Roman"/>
          <w:sz w:val="24"/>
          <w:szCs w:val="24"/>
          <w:rtl w:val="0"/>
        </w:rPr>
        <w:t xml:space="preserve">обозначается процесс приведения словоформы к лемме. К примеру, получение леммы </w:t>
      </w:r>
      <w:r w:rsidDel="00000000" w:rsidR="00000000" w:rsidRPr="00000000">
        <w:rPr>
          <w:rFonts w:ascii="Times New Roman" w:cs="Times New Roman" w:eastAsia="Times New Roman" w:hAnsi="Times New Roman"/>
          <w:i w:val="1"/>
          <w:sz w:val="24"/>
          <w:szCs w:val="24"/>
          <w:rtl w:val="0"/>
        </w:rPr>
        <w:t xml:space="preserve">осуждать</w:t>
      </w:r>
      <w:r w:rsidDel="00000000" w:rsidR="00000000" w:rsidRPr="00000000">
        <w:rPr>
          <w:rFonts w:ascii="Times New Roman" w:cs="Times New Roman" w:eastAsia="Times New Roman" w:hAnsi="Times New Roman"/>
          <w:sz w:val="24"/>
          <w:szCs w:val="24"/>
          <w:rtl w:val="0"/>
        </w:rPr>
        <w:t xml:space="preserve"> от словоформы </w:t>
      </w:r>
      <w:r w:rsidDel="00000000" w:rsidR="00000000" w:rsidRPr="00000000">
        <w:rPr>
          <w:rFonts w:ascii="Times New Roman" w:cs="Times New Roman" w:eastAsia="Times New Roman" w:hAnsi="Times New Roman"/>
          <w:i w:val="1"/>
          <w:sz w:val="24"/>
          <w:szCs w:val="24"/>
          <w:rtl w:val="0"/>
        </w:rPr>
        <w:t xml:space="preserve">осуждаю</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ученик</w:t>
      </w:r>
      <w:r w:rsidDel="00000000" w:rsidR="00000000" w:rsidRPr="00000000">
        <w:rPr>
          <w:rFonts w:ascii="Times New Roman" w:cs="Times New Roman" w:eastAsia="Times New Roman" w:hAnsi="Times New Roman"/>
          <w:sz w:val="24"/>
          <w:szCs w:val="24"/>
          <w:rtl w:val="0"/>
        </w:rPr>
        <w:t xml:space="preserve"> от словоформы</w:t>
      </w:r>
      <w:r w:rsidDel="00000000" w:rsidR="00000000" w:rsidRPr="00000000">
        <w:rPr>
          <w:rFonts w:ascii="Times New Roman" w:cs="Times New Roman" w:eastAsia="Times New Roman" w:hAnsi="Times New Roman"/>
          <w:i w:val="1"/>
          <w:sz w:val="24"/>
          <w:szCs w:val="24"/>
          <w:rtl w:val="0"/>
        </w:rPr>
        <w:t xml:space="preserve"> ученику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Стеммером</w:t>
      </w:r>
      <w:r w:rsidDel="00000000" w:rsidR="00000000" w:rsidRPr="00000000">
        <w:rPr>
          <w:rFonts w:ascii="Times New Roman" w:cs="Times New Roman" w:eastAsia="Times New Roman" w:hAnsi="Times New Roman"/>
          <w:sz w:val="24"/>
          <w:szCs w:val="24"/>
          <w:rtl w:val="0"/>
        </w:rPr>
        <w:t xml:space="preserve"> называется инструмент, выполняющий стемминг слов. Под </w:t>
      </w:r>
      <w:r w:rsidDel="00000000" w:rsidR="00000000" w:rsidRPr="00000000">
        <w:rPr>
          <w:rFonts w:ascii="Times New Roman" w:cs="Times New Roman" w:eastAsia="Times New Roman" w:hAnsi="Times New Roman"/>
          <w:b w:val="1"/>
          <w:sz w:val="24"/>
          <w:szCs w:val="24"/>
          <w:rtl w:val="0"/>
        </w:rPr>
        <w:t xml:space="preserve">стеммингом</w:t>
      </w:r>
      <w:r w:rsidDel="00000000" w:rsidR="00000000" w:rsidRPr="00000000">
        <w:rPr>
          <w:rFonts w:ascii="Times New Roman" w:cs="Times New Roman" w:eastAsia="Times New Roman" w:hAnsi="Times New Roman"/>
          <w:sz w:val="24"/>
          <w:szCs w:val="24"/>
          <w:rtl w:val="0"/>
        </w:rPr>
        <w:t xml:space="preserve">, в свою очередь, понимается процесс нахождения основы слова, которая не всегда совпадает с его морфологическим корнем. Так, для слова </w:t>
      </w:r>
      <w:r w:rsidDel="00000000" w:rsidR="00000000" w:rsidRPr="00000000">
        <w:rPr>
          <w:rFonts w:ascii="Times New Roman" w:cs="Times New Roman" w:eastAsia="Times New Roman" w:hAnsi="Times New Roman"/>
          <w:i w:val="1"/>
          <w:sz w:val="24"/>
          <w:szCs w:val="24"/>
          <w:rtl w:val="0"/>
        </w:rPr>
        <w:t xml:space="preserve">надежда</w:t>
      </w:r>
      <w:r w:rsidDel="00000000" w:rsidR="00000000" w:rsidRPr="00000000">
        <w:rPr>
          <w:rFonts w:ascii="Times New Roman" w:cs="Times New Roman" w:eastAsia="Times New Roman" w:hAnsi="Times New Roman"/>
          <w:sz w:val="24"/>
          <w:szCs w:val="24"/>
          <w:rtl w:val="0"/>
        </w:rPr>
        <w:t xml:space="preserve"> стеммер выделяет основу </w:t>
      </w:r>
      <w:r w:rsidDel="00000000" w:rsidR="00000000" w:rsidRPr="00000000">
        <w:rPr>
          <w:rFonts w:ascii="Times New Roman" w:cs="Times New Roman" w:eastAsia="Times New Roman" w:hAnsi="Times New Roman"/>
          <w:i w:val="1"/>
          <w:sz w:val="24"/>
          <w:szCs w:val="24"/>
          <w:rtl w:val="0"/>
        </w:rPr>
        <w:t xml:space="preserve">надежд </w:t>
      </w:r>
      <w:r w:rsidDel="00000000" w:rsidR="00000000" w:rsidRPr="00000000">
        <w:rPr>
          <w:rFonts w:ascii="Times New Roman" w:cs="Times New Roman" w:eastAsia="Times New Roman" w:hAnsi="Times New Roman"/>
          <w:sz w:val="24"/>
          <w:szCs w:val="24"/>
          <w:rtl w:val="0"/>
        </w:rPr>
        <w:t xml:space="preserve">(корень - </w:t>
      </w:r>
      <w:r w:rsidDel="00000000" w:rsidR="00000000" w:rsidRPr="00000000">
        <w:rPr>
          <w:rFonts w:ascii="Times New Roman" w:cs="Times New Roman" w:eastAsia="Times New Roman" w:hAnsi="Times New Roman"/>
          <w:i w:val="1"/>
          <w:sz w:val="24"/>
          <w:szCs w:val="24"/>
          <w:rtl w:val="0"/>
        </w:rPr>
        <w:t xml:space="preserve">надежд</w:t>
      </w:r>
      <w:r w:rsidDel="00000000" w:rsidR="00000000" w:rsidRPr="00000000">
        <w:rPr>
          <w:rFonts w:ascii="Times New Roman" w:cs="Times New Roman" w:eastAsia="Times New Roman" w:hAnsi="Times New Roman"/>
          <w:sz w:val="24"/>
          <w:szCs w:val="24"/>
          <w:rtl w:val="0"/>
        </w:rPr>
        <w:t xml:space="preserve">), для слова </w:t>
      </w:r>
      <w:r w:rsidDel="00000000" w:rsidR="00000000" w:rsidRPr="00000000">
        <w:rPr>
          <w:rFonts w:ascii="Times New Roman" w:cs="Times New Roman" w:eastAsia="Times New Roman" w:hAnsi="Times New Roman"/>
          <w:i w:val="1"/>
          <w:sz w:val="24"/>
          <w:szCs w:val="24"/>
          <w:rtl w:val="0"/>
        </w:rPr>
        <w:t xml:space="preserve">украсила</w:t>
      </w:r>
      <w:r w:rsidDel="00000000" w:rsidR="00000000" w:rsidRPr="00000000">
        <w:rPr>
          <w:rFonts w:ascii="Times New Roman" w:cs="Times New Roman" w:eastAsia="Times New Roman" w:hAnsi="Times New Roman"/>
          <w:sz w:val="24"/>
          <w:szCs w:val="24"/>
          <w:rtl w:val="0"/>
        </w:rPr>
        <w:t xml:space="preserve"> - основу </w:t>
      </w:r>
      <w:r w:rsidDel="00000000" w:rsidR="00000000" w:rsidRPr="00000000">
        <w:rPr>
          <w:rFonts w:ascii="Times New Roman" w:cs="Times New Roman" w:eastAsia="Times New Roman" w:hAnsi="Times New Roman"/>
          <w:i w:val="1"/>
          <w:sz w:val="24"/>
          <w:szCs w:val="24"/>
          <w:rtl w:val="0"/>
        </w:rPr>
        <w:t xml:space="preserve">украсил</w:t>
      </w:r>
      <w:r w:rsidDel="00000000" w:rsidR="00000000" w:rsidRPr="00000000">
        <w:rPr>
          <w:rFonts w:ascii="Times New Roman" w:cs="Times New Roman" w:eastAsia="Times New Roman" w:hAnsi="Times New Roman"/>
          <w:sz w:val="24"/>
          <w:szCs w:val="24"/>
          <w:rtl w:val="0"/>
        </w:rPr>
        <w:t xml:space="preserve"> (корень - </w:t>
      </w:r>
      <w:r w:rsidDel="00000000" w:rsidR="00000000" w:rsidRPr="00000000">
        <w:rPr>
          <w:rFonts w:ascii="Times New Roman" w:cs="Times New Roman" w:eastAsia="Times New Roman" w:hAnsi="Times New Roman"/>
          <w:i w:val="1"/>
          <w:sz w:val="24"/>
          <w:szCs w:val="24"/>
          <w:rtl w:val="0"/>
        </w:rPr>
        <w:t xml:space="preserve">крас</w:t>
      </w:r>
      <w:r w:rsidDel="00000000" w:rsidR="00000000" w:rsidRPr="00000000">
        <w:rPr>
          <w:rFonts w:ascii="Times New Roman" w:cs="Times New Roman" w:eastAsia="Times New Roman" w:hAnsi="Times New Roman"/>
          <w:sz w:val="24"/>
          <w:szCs w:val="24"/>
          <w:rtl w:val="0"/>
        </w:rPr>
        <w:t xml:space="preserve">), а основой слова </w:t>
      </w:r>
      <w:r w:rsidDel="00000000" w:rsidR="00000000" w:rsidRPr="00000000">
        <w:rPr>
          <w:rFonts w:ascii="Times New Roman" w:cs="Times New Roman" w:eastAsia="Times New Roman" w:hAnsi="Times New Roman"/>
          <w:i w:val="1"/>
          <w:sz w:val="24"/>
          <w:szCs w:val="24"/>
          <w:rtl w:val="0"/>
        </w:rPr>
        <w:t xml:space="preserve">ученик</w:t>
      </w:r>
      <w:r w:rsidDel="00000000" w:rsidR="00000000" w:rsidRPr="00000000">
        <w:rPr>
          <w:rFonts w:ascii="Times New Roman" w:cs="Times New Roman" w:eastAsia="Times New Roman" w:hAnsi="Times New Roman"/>
          <w:sz w:val="24"/>
          <w:szCs w:val="24"/>
          <w:rtl w:val="0"/>
        </w:rPr>
        <w:t xml:space="preserve"> является все слово целиком (корень - </w:t>
      </w:r>
      <w:r w:rsidDel="00000000" w:rsidR="00000000" w:rsidRPr="00000000">
        <w:rPr>
          <w:rFonts w:ascii="Times New Roman" w:cs="Times New Roman" w:eastAsia="Times New Roman" w:hAnsi="Times New Roman"/>
          <w:i w:val="1"/>
          <w:sz w:val="24"/>
          <w:szCs w:val="24"/>
          <w:rtl w:val="0"/>
        </w:rPr>
        <w:t xml:space="preserve">уч</w:t>
      </w:r>
      <w:r w:rsidDel="00000000" w:rsidR="00000000" w:rsidRPr="00000000">
        <w:rPr>
          <w:rFonts w:ascii="Times New Roman" w:cs="Times New Roman" w:eastAsia="Times New Roman" w:hAnsi="Times New Roman"/>
          <w:sz w:val="24"/>
          <w:szCs w:val="24"/>
          <w:rtl w:val="0"/>
        </w:rPr>
        <w:t xml:space="preserve">). Обычно стеммеры используются для установления связей между различными словоформами и их объединения, в случае соответствия одной лексеме. Соответственно, термином </w:t>
      </w:r>
      <w:r w:rsidDel="00000000" w:rsidR="00000000" w:rsidRPr="00000000">
        <w:rPr>
          <w:rFonts w:ascii="Times New Roman" w:cs="Times New Roman" w:eastAsia="Times New Roman" w:hAnsi="Times New Roman"/>
          <w:b w:val="1"/>
          <w:sz w:val="24"/>
          <w:szCs w:val="24"/>
          <w:rtl w:val="0"/>
        </w:rPr>
        <w:t xml:space="preserve">стеммирование</w:t>
      </w:r>
      <w:r w:rsidDel="00000000" w:rsidR="00000000" w:rsidRPr="00000000">
        <w:rPr>
          <w:rFonts w:ascii="Times New Roman" w:cs="Times New Roman" w:eastAsia="Times New Roman" w:hAnsi="Times New Roman"/>
          <w:sz w:val="24"/>
          <w:szCs w:val="24"/>
          <w:rtl w:val="0"/>
        </w:rPr>
        <w:t xml:space="preserve"> будет обозначаться сам процесс отсечения окончания слова и нахождения его основы.</w:t>
      </w:r>
    </w:p>
    <w:p w:rsidR="00000000" w:rsidDel="00000000" w:rsidP="00000000" w:rsidRDefault="00000000" w:rsidRPr="00000000" w14:paraId="00000049">
      <w:pPr>
        <w:spacing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Санскритизмами</w:t>
      </w:r>
      <w:r w:rsidDel="00000000" w:rsidR="00000000" w:rsidRPr="00000000">
        <w:rPr>
          <w:rFonts w:ascii="Times New Roman" w:cs="Times New Roman" w:eastAsia="Times New Roman" w:hAnsi="Times New Roman"/>
          <w:sz w:val="24"/>
          <w:szCs w:val="24"/>
          <w:rtl w:val="0"/>
        </w:rPr>
        <w:t xml:space="preserve"> в настоящей работе будут называться не только, как это принято, заимствования из санскрита, в том числе широко распространенные в русском языке, (</w:t>
      </w:r>
      <w:r w:rsidDel="00000000" w:rsidR="00000000" w:rsidRPr="00000000">
        <w:rPr>
          <w:rFonts w:ascii="Times New Roman" w:cs="Times New Roman" w:eastAsia="Times New Roman" w:hAnsi="Times New Roman"/>
          <w:i w:val="1"/>
          <w:sz w:val="24"/>
          <w:szCs w:val="24"/>
          <w:rtl w:val="0"/>
        </w:rPr>
        <w:t xml:space="preserve">йога</w:t>
      </w:r>
      <w:r w:rsidDel="00000000" w:rsidR="00000000" w:rsidRPr="00000000">
        <w:rPr>
          <w:rFonts w:ascii="Times New Roman" w:cs="Times New Roman" w:eastAsia="Times New Roman" w:hAnsi="Times New Roman"/>
          <w:i w:val="1"/>
          <w:sz w:val="24"/>
          <w:szCs w:val="24"/>
          <w:rtl w:val="0"/>
        </w:rPr>
        <w:t xml:space="preserve">, карма, буддизм, сансара, гуру</w:t>
      </w:r>
      <w:r w:rsidDel="00000000" w:rsidR="00000000" w:rsidRPr="00000000">
        <w:rPr>
          <w:rFonts w:ascii="Times New Roman" w:cs="Times New Roman" w:eastAsia="Times New Roman" w:hAnsi="Times New Roman"/>
          <w:sz w:val="24"/>
          <w:szCs w:val="24"/>
          <w:rtl w:val="0"/>
        </w:rPr>
        <w:t xml:space="preserve"> и т. д.), но и все интересующие нас санскритские именованные сущности и термины, которые не так распространены в русском языке: </w:t>
      </w:r>
      <w:r w:rsidDel="00000000" w:rsidR="00000000" w:rsidRPr="00000000">
        <w:rPr>
          <w:rFonts w:ascii="Times New Roman" w:cs="Times New Roman" w:eastAsia="Times New Roman" w:hAnsi="Times New Roman"/>
          <w:i w:val="1"/>
          <w:sz w:val="24"/>
          <w:szCs w:val="24"/>
          <w:rtl w:val="0"/>
        </w:rPr>
        <w:t xml:space="preserve">Агни, Бхогавати, Ганга, кама,  Джава </w:t>
      </w:r>
      <w:r w:rsidDel="00000000" w:rsidR="00000000" w:rsidRPr="00000000">
        <w:rPr>
          <w:rFonts w:ascii="Times New Roman" w:cs="Times New Roman" w:eastAsia="Times New Roman" w:hAnsi="Times New Roman"/>
          <w:sz w:val="24"/>
          <w:szCs w:val="24"/>
          <w:rtl w:val="0"/>
        </w:rPr>
        <w:t xml:space="preserve">и т. д.</w:t>
      </w:r>
      <w:r w:rsidDel="00000000" w:rsidR="00000000" w:rsidRPr="00000000">
        <w:rPr>
          <w:rtl w:val="0"/>
        </w:rPr>
      </w:r>
    </w:p>
    <w:p w:rsidR="00000000" w:rsidDel="00000000" w:rsidP="00000000" w:rsidRDefault="00000000" w:rsidRPr="00000000" w14:paraId="0000004A">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2.2 Обзор предыдущих работ</w:t>
      </w:r>
    </w:p>
    <w:p w:rsidR="00000000" w:rsidDel="00000000" w:rsidP="00000000" w:rsidRDefault="00000000" w:rsidRPr="00000000" w14:paraId="0000004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Первая задача, стоящая перед нами в этом исследовании, состоит в извлечении санскритских имен из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русского текста. Сегодня существует большое количество работ на тему извлечения именованных сущностей, что подтверждает неугасающий интерес к этой теме. Методы извлечения именованных сущностей можно разделить на две группы: с использованием грамматических правил (rule-based approach) и машинное обучение (machine learning).</w:t>
      </w:r>
    </w:p>
    <w:p w:rsidR="00000000" w:rsidDel="00000000" w:rsidP="00000000" w:rsidRDefault="00000000" w:rsidRPr="00000000" w14:paraId="0000004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Стоит заметить, что тема извлечения именованных сущностей особенно проработана для английского языка. Одна из самых ранних попыток идентифицировать именованные английские объекты в тексте описана в [Rau 1991]. В работе изложен основанный на правилах подход, предусматривающий создание определенных ограничений на основе семантического и синтаксического анализа текста. Этот метод демонстрирует хорошие результаты, однако требует предварительного анализа большого количества текстов для создания правил. К его преимуществам можно отнести отсутствие необходимости в данных для обучения алгоритма, которые иногда могут отсутствовать или быть неполными, как, например, с санскритскими именами, список которых все </w:t>
      </w:r>
      <w:r w:rsidDel="00000000" w:rsidR="00000000" w:rsidRPr="00000000">
        <w:rPr>
          <w:rFonts w:ascii="Times New Roman" w:cs="Times New Roman" w:eastAsia="Times New Roman" w:hAnsi="Times New Roman"/>
          <w:sz w:val="24"/>
          <w:szCs w:val="24"/>
          <w:rtl w:val="0"/>
        </w:rPr>
        <w:t xml:space="preserve">еще пополняется</w:t>
      </w:r>
      <w:r w:rsidDel="00000000" w:rsidR="00000000" w:rsidRPr="00000000">
        <w:rPr>
          <w:rFonts w:ascii="Times New Roman" w:cs="Times New Roman" w:eastAsia="Times New Roman" w:hAnsi="Times New Roman"/>
          <w:sz w:val="24"/>
          <w:szCs w:val="24"/>
          <w:rtl w:val="0"/>
        </w:rPr>
        <w:t xml:space="preserve">, в частности, потому, что нет современных полных указателей, а старые соответствуют старым изданиям.</w:t>
      </w:r>
    </w:p>
    <w:p w:rsidR="00000000" w:rsidDel="00000000" w:rsidP="00000000" w:rsidRDefault="00000000" w:rsidRPr="00000000" w14:paraId="0000004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Способы извлечения именованных сущностей в русском языке предложены в следующих статьях: [Подобряев 2013], [Антонова, Соловьев 2013] и [Трофимов 2014]. В работе [Подобряев 2013] демонстрируется метод поиска имен людей в новостных текстах на русском языке. Исследователи использовали машинное обучение, а точнее, модель условных случайных полей - conditional random fields model (CRF), суть которой заключается в анализе каждого слова в контексте предложения. В результате имена были получены с точностью до 86%. Тот же метод был опробован в исследовании [Антонова &amp; Соловьев 2013], где точность результатов ранжировалась от 77 до 91% в зависимости от типа именованной сущности. Метод CRF оказался эффективным, в частности, благодаря снятию омонимии искомых слов.</w:t>
      </w:r>
    </w:p>
    <w:p w:rsidR="00000000" w:rsidDel="00000000" w:rsidP="00000000" w:rsidRDefault="00000000" w:rsidRPr="00000000" w14:paraId="0000004E">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Следующая</w:t>
      </w:r>
      <w:r w:rsidDel="00000000" w:rsidR="00000000" w:rsidRPr="00000000">
        <w:rPr>
          <w:rFonts w:ascii="Times New Roman" w:cs="Times New Roman" w:eastAsia="Times New Roman" w:hAnsi="Times New Roman"/>
          <w:sz w:val="24"/>
          <w:szCs w:val="24"/>
          <w:rtl w:val="0"/>
        </w:rPr>
        <w:t xml:space="preserve"> работа демонстрирует совершенно другой подход к извлечению личных имен. [Трофимов 2014] использует заранее составленные словари имен и простые правила, созданные с помощью регулярных выражений. Система, описанная в статье, предназначена для поиска имен в новостных текстах. Идентификация имени осуществляется посредством сравнения слова из текста (с использованием регулярных выражений) с именами из словаря. Кроме того, исследователи описывают метод повышения точности выявления необходимой информации, который заключается в исключении из словаря имен омонимичных другим объектам: </w:t>
      </w:r>
      <w:r w:rsidDel="00000000" w:rsidR="00000000" w:rsidRPr="00000000">
        <w:rPr>
          <w:rFonts w:ascii="Times New Roman" w:cs="Times New Roman" w:eastAsia="Times New Roman" w:hAnsi="Times New Roman"/>
          <w:i w:val="1"/>
          <w:sz w:val="24"/>
          <w:szCs w:val="24"/>
          <w:rtl w:val="0"/>
        </w:rPr>
        <w:t xml:space="preserve">Ливия, Рада, Израиль </w:t>
      </w:r>
      <w:r w:rsidDel="00000000" w:rsidR="00000000" w:rsidRPr="00000000">
        <w:rPr>
          <w:rFonts w:ascii="Times New Roman" w:cs="Times New Roman" w:eastAsia="Times New Roman" w:hAnsi="Times New Roman"/>
          <w:sz w:val="24"/>
          <w:szCs w:val="24"/>
          <w:rtl w:val="0"/>
        </w:rPr>
        <w:t xml:space="preserve">и т. д. В результате система извлечения работает с точностью более 90%.</w:t>
      </w:r>
      <w:r w:rsidDel="00000000" w:rsidR="00000000" w:rsidRPr="00000000">
        <w:rPr>
          <w:rtl w:val="0"/>
        </w:rPr>
      </w:r>
    </w:p>
    <w:p w:rsidR="00000000" w:rsidDel="00000000" w:rsidP="00000000" w:rsidRDefault="00000000" w:rsidRPr="00000000" w14:paraId="0000004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дополнение к пошаговым методам извлечения именованных сущностей, описанным в вышеприведенных статьях, существуют целые системы, разработанные специально для этой задачи. GATE, RCO Pattern Extractor, DSTL, LSPL и Tomita-parser - инструментальные системы извлечения информации (системы IE), описанные в [Большакова, Ефремова 2015], которые используют шаблоны, правила и синтаксический анализ. В статье приводится сравнение эффективности систем и степени удобства с точки зрения их использования и наглядно демонстрируется превосходство двух последних - LSPL и Tomita-parser. Недостаток этих инструментов, показанный в данном исследовании, заключается в их ориентации на контекстные правила и использование готовых словарей, </w:t>
      </w:r>
      <w:r w:rsidDel="00000000" w:rsidR="00000000" w:rsidRPr="00000000">
        <w:rPr>
          <w:rFonts w:ascii="Times New Roman" w:cs="Times New Roman" w:eastAsia="Times New Roman" w:hAnsi="Times New Roman"/>
          <w:sz w:val="24"/>
          <w:szCs w:val="24"/>
          <w:rtl w:val="0"/>
        </w:rPr>
        <w:t xml:space="preserve">зашитых в систему</w:t>
      </w:r>
      <w:r w:rsidDel="00000000" w:rsidR="00000000" w:rsidRPr="00000000">
        <w:rPr>
          <w:rFonts w:ascii="Times New Roman" w:cs="Times New Roman" w:eastAsia="Times New Roman" w:hAnsi="Times New Roman"/>
          <w:sz w:val="24"/>
          <w:szCs w:val="24"/>
          <w:rtl w:val="0"/>
        </w:rPr>
        <w:t xml:space="preserve">, пополнять которые пользователю не представляется возможным.</w:t>
      </w:r>
    </w:p>
    <w:p w:rsidR="00000000" w:rsidDel="00000000" w:rsidP="00000000" w:rsidRDefault="00000000" w:rsidRPr="00000000" w14:paraId="0000005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Авторы статьи [Zhang, Johnson 2003] предлагают улучшить качество систем IE, добавив дополнительные признаки, такие как часть речи, длина префикса, заглавные буквы. Учитывая порой </w:t>
      </w:r>
      <w:r w:rsidDel="00000000" w:rsidR="00000000" w:rsidRPr="00000000">
        <w:rPr>
          <w:rFonts w:ascii="Times New Roman" w:cs="Times New Roman" w:eastAsia="Times New Roman" w:hAnsi="Times New Roman"/>
          <w:sz w:val="24"/>
          <w:szCs w:val="24"/>
          <w:rtl w:val="0"/>
        </w:rPr>
        <w:t xml:space="preserve">атипичную</w:t>
      </w:r>
      <w:r w:rsidDel="00000000" w:rsidR="00000000" w:rsidRPr="00000000">
        <w:rPr>
          <w:rFonts w:ascii="Times New Roman" w:cs="Times New Roman" w:eastAsia="Times New Roman" w:hAnsi="Times New Roman"/>
          <w:sz w:val="24"/>
          <w:szCs w:val="24"/>
          <w:rtl w:val="0"/>
        </w:rPr>
        <w:t xml:space="preserve"> морфологию санскритских имен для русского языка, это дополнение может оказаться чрезвычайно полезным в настоящем </w:t>
      </w:r>
      <w:commentRangeStart w:id="1"/>
      <w:r w:rsidDel="00000000" w:rsidR="00000000" w:rsidRPr="00000000">
        <w:rPr>
          <w:rFonts w:ascii="Times New Roman" w:cs="Times New Roman" w:eastAsia="Times New Roman" w:hAnsi="Times New Roman"/>
          <w:sz w:val="24"/>
          <w:szCs w:val="24"/>
          <w:rtl w:val="0"/>
        </w:rPr>
        <w:t xml:space="preserve">исследовании</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одна задача, которую предстоит решить в рамках данной работы, - лемматизация санскритских имен. Метод лемматизации </w:t>
      </w:r>
      <w:r w:rsidDel="00000000" w:rsidR="00000000" w:rsidRPr="00000000">
        <w:rPr>
          <w:rFonts w:ascii="Times New Roman" w:cs="Times New Roman" w:eastAsia="Times New Roman" w:hAnsi="Times New Roman"/>
          <w:sz w:val="24"/>
          <w:szCs w:val="24"/>
          <w:rtl w:val="0"/>
        </w:rPr>
        <w:t xml:space="preserve">несловарных</w:t>
      </w:r>
      <w:r w:rsidDel="00000000" w:rsidR="00000000" w:rsidRPr="00000000">
        <w:rPr>
          <w:rFonts w:ascii="Times New Roman" w:cs="Times New Roman" w:eastAsia="Times New Roman" w:hAnsi="Times New Roman"/>
          <w:sz w:val="24"/>
          <w:szCs w:val="24"/>
          <w:rtl w:val="0"/>
        </w:rPr>
        <w:t xml:space="preserve"> слов описан в [Ляшевская 2007]. Алгоритм, предложенный в статье, устанавливает парадигматические отношения в массиве словоформ одной, разбивая каждую словоформу на псевдо-основу и псевдо-окончание и выбирая затем лучший вариант. Автор рассматривает простую и сложную кластеризацию. Первый тип включает удаление тех гипотез разделения на псевдо-основу и псевдо-окончание, вес которых меньше определенной константы. Сложная кластеризация, помимо прочего, включает также проверку того, что все окончания соответствуют </w:t>
      </w:r>
      <w:r w:rsidDel="00000000" w:rsidR="00000000" w:rsidRPr="00000000">
        <w:rPr>
          <w:rFonts w:ascii="Times New Roman" w:cs="Times New Roman" w:eastAsia="Times New Roman" w:hAnsi="Times New Roman"/>
          <w:sz w:val="24"/>
          <w:szCs w:val="24"/>
          <w:rtl w:val="0"/>
        </w:rPr>
        <w:t xml:space="preserve">одной парадигме</w:t>
      </w:r>
      <w:r w:rsidDel="00000000" w:rsidR="00000000" w:rsidRPr="00000000">
        <w:rPr>
          <w:rFonts w:ascii="Times New Roman" w:cs="Times New Roman" w:eastAsia="Times New Roman" w:hAnsi="Times New Roman"/>
          <w:sz w:val="24"/>
          <w:szCs w:val="24"/>
          <w:rtl w:val="0"/>
        </w:rPr>
        <w:t xml:space="preserve">. В результате исследователи пришли к следующему выводу: лучший вариант для лемматизации несловарных имен - </w:t>
      </w:r>
      <w:r w:rsidDel="00000000" w:rsidR="00000000" w:rsidRPr="00000000">
        <w:rPr>
          <w:rFonts w:ascii="Times New Roman" w:cs="Times New Roman" w:eastAsia="Times New Roman" w:hAnsi="Times New Roman"/>
          <w:sz w:val="24"/>
          <w:szCs w:val="24"/>
          <w:rtl w:val="0"/>
        </w:rPr>
        <w:t xml:space="preserve">объединение двух</w:t>
      </w:r>
      <w:r w:rsidDel="00000000" w:rsidR="00000000" w:rsidRPr="00000000">
        <w:rPr>
          <w:rFonts w:ascii="Times New Roman" w:cs="Times New Roman" w:eastAsia="Times New Roman" w:hAnsi="Times New Roman"/>
          <w:sz w:val="24"/>
          <w:szCs w:val="24"/>
          <w:rtl w:val="0"/>
        </w:rPr>
        <w:t xml:space="preserve"> упомянутых методов. Что касается недостатков подходов, простая кластеризация не справлялась с леммами, представленными в тексте двумя словоформами, а сложная кластеризация </w:t>
      </w:r>
      <w:r w:rsidDel="00000000" w:rsidR="00000000" w:rsidRPr="00000000">
        <w:rPr>
          <w:rFonts w:ascii="Times New Roman" w:cs="Times New Roman" w:eastAsia="Times New Roman" w:hAnsi="Times New Roman"/>
          <w:sz w:val="24"/>
          <w:szCs w:val="24"/>
          <w:rtl w:val="0"/>
        </w:rPr>
        <w:t xml:space="preserve">не всегда правильно обрабатывала несклоняемые слова</w:t>
      </w:r>
      <w:r w:rsidDel="00000000" w:rsidR="00000000" w:rsidRPr="00000000">
        <w:rPr>
          <w:rFonts w:ascii="Times New Roman" w:cs="Times New Roman" w:eastAsia="Times New Roman" w:hAnsi="Times New Roman"/>
          <w:sz w:val="24"/>
          <w:szCs w:val="24"/>
          <w:rtl w:val="0"/>
        </w:rPr>
        <w:t xml:space="preserve"> и оказалось ресурсозатратной по сравнению с первым методом.</w:t>
      </w:r>
    </w:p>
    <w:p w:rsidR="00000000" w:rsidDel="00000000" w:rsidP="00000000" w:rsidRDefault="00000000" w:rsidRPr="00000000" w14:paraId="0000005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подходы, продемонстрированные в статьях, посвященных обработке именованных сущностей, различаются по своей природе и эффективности, что зависит и от специфики извлекаемых объектов. Помимо перечисленных методов и систем, существуют также морфологические анализаторы, такие как </w:t>
      </w:r>
      <w:r w:rsidDel="00000000" w:rsidR="00000000" w:rsidRPr="00000000">
        <w:rPr>
          <w:rFonts w:ascii="Times New Roman" w:cs="Times New Roman" w:eastAsia="Times New Roman" w:hAnsi="Times New Roman"/>
          <w:i w:val="1"/>
          <w:sz w:val="24"/>
          <w:szCs w:val="24"/>
          <w:rtl w:val="0"/>
        </w:rPr>
        <w:t xml:space="preserve">pymorphy2, mystem, deppavlov</w:t>
      </w:r>
      <w:r w:rsidDel="00000000" w:rsidR="00000000" w:rsidRPr="00000000">
        <w:rPr>
          <w:rFonts w:ascii="Times New Roman" w:cs="Times New Roman" w:eastAsia="Times New Roman" w:hAnsi="Times New Roman"/>
          <w:sz w:val="24"/>
          <w:szCs w:val="24"/>
          <w:rtl w:val="0"/>
        </w:rPr>
        <w:t xml:space="preserve">, располагающие средствами лемматизации и анализа слов, отсутствующих в словаре. Их результативность в обработке санскритских имен ранее не проверялась и будет протестирована в настоящей работе.</w:t>
      </w:r>
    </w:p>
    <w:p w:rsidR="00000000" w:rsidDel="00000000" w:rsidP="00000000" w:rsidRDefault="00000000" w:rsidRPr="00000000" w14:paraId="0000005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касается санскритского стеммера, создание и тестирование которого будет описано в последующих главах (п. 3.3), алгоритм его функционирования разрабатывался с помощью методов, описанных в следующих вышеупомянутых работах: [Rau 1991] - введение ограничений на основе синтаксического анализа текста; [Трофимов 2014] - использование словарей имен и регулярных выражений для их поиска в тексте; [Zhang &amp; Johnson 2003] - введение дополнительных признаков таких, как заглавная буква и длина слов. Выбор используемых методов производился на основе их результативности, а также учитывая специфичность извлекаемых в настоящей работе данных - санскритских именованных сущностей.</w:t>
      </w:r>
    </w:p>
    <w:p w:rsidR="00000000" w:rsidDel="00000000" w:rsidP="00000000" w:rsidRDefault="00000000" w:rsidRPr="00000000" w14:paraId="0000005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2.3 </w:t>
      </w:r>
      <w:r w:rsidDel="00000000" w:rsidR="00000000" w:rsidRPr="00000000">
        <w:rPr>
          <w:rFonts w:ascii="Times New Roman" w:cs="Times New Roman" w:eastAsia="Times New Roman" w:hAnsi="Times New Roman"/>
          <w:i w:val="1"/>
          <w:sz w:val="24"/>
          <w:szCs w:val="24"/>
          <w:rtl w:val="0"/>
        </w:rPr>
        <w:t xml:space="preserve">Особенности построения указателя</w:t>
      </w:r>
      <w:r w:rsidDel="00000000" w:rsidR="00000000" w:rsidRPr="00000000">
        <w:rPr>
          <w:rtl w:val="0"/>
        </w:rPr>
      </w:r>
    </w:p>
    <w:p w:rsidR="00000000" w:rsidDel="00000000" w:rsidP="00000000" w:rsidRDefault="00000000" w:rsidRPr="00000000" w14:paraId="00000055">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Книжный указатель, отсортированный обычно по алфавиту или устроенный по гнездовому принципу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объединяет различные части книги, в которых упоминается определенный термин, персонаж, географический объект и т. д. Примером указателя, построенного по гнездовому принципу, является указатель к 3-му тому Махабхараты, используемый в настоящей работе.</w:t>
      </w:r>
    </w:p>
    <w:p w:rsidR="00000000" w:rsidDel="00000000" w:rsidP="00000000" w:rsidRDefault="00000000" w:rsidRPr="00000000" w14:paraId="00000056">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составления указателей к англоязычным книгам, а также для написания академических работ, обычно придерживаются </w:t>
      </w:r>
      <w:r w:rsidDel="00000000" w:rsidR="00000000" w:rsidRPr="00000000">
        <w:rPr>
          <w:rFonts w:ascii="Times New Roman" w:cs="Times New Roman" w:eastAsia="Times New Roman" w:hAnsi="Times New Roman"/>
          <w:i w:val="1"/>
          <w:sz w:val="24"/>
          <w:szCs w:val="24"/>
          <w:rtl w:val="0"/>
        </w:rPr>
        <w:t xml:space="preserve">The Chicago Manual of Style</w:t>
      </w:r>
      <w:r w:rsidDel="00000000" w:rsidR="00000000" w:rsidRPr="00000000">
        <w:rPr>
          <w:rFonts w:ascii="Times New Roman" w:cs="Times New Roman" w:eastAsia="Times New Roman" w:hAnsi="Times New Roman"/>
          <w:sz w:val="24"/>
          <w:szCs w:val="24"/>
          <w:rtl w:val="0"/>
        </w:rPr>
        <w:t xml:space="preserve"> - стилистического справочника, являющегося также главным руководством по стилю для многих крупных организаций, вплоть до </w:t>
      </w:r>
      <w:r w:rsidDel="00000000" w:rsidR="00000000" w:rsidRPr="00000000">
        <w:rPr>
          <w:rFonts w:ascii="Times New Roman" w:cs="Times New Roman" w:eastAsia="Times New Roman" w:hAnsi="Times New Roman"/>
          <w:i w:val="1"/>
          <w:sz w:val="24"/>
          <w:szCs w:val="24"/>
          <w:rtl w:val="0"/>
        </w:rPr>
        <w:t xml:space="preserve">Apple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American Anthropological Association</w:t>
      </w:r>
      <w:r w:rsidDel="00000000" w:rsidR="00000000" w:rsidRPr="00000000">
        <w:rPr>
          <w:rFonts w:ascii="Times New Roman" w:cs="Times New Roman" w:eastAsia="Times New Roman" w:hAnsi="Times New Roman"/>
          <w:sz w:val="24"/>
          <w:szCs w:val="24"/>
          <w:rtl w:val="0"/>
        </w:rPr>
        <w:t xml:space="preserve">. Справочник содержит главы, касающиеся грамматики и пунктуации, оформления сокращений, названий, цитат, библиографии и указателей, а также отдельные главы для издателей книг и журналов, затрагивающие процесс публикации и некоторые связанные с этим юридические вопросы. Стоит заметить, что для русского языка такого “золотого стандарта” не существует, поэтому указатели к русскоязычным книгам разнятся в зависимости от </w:t>
      </w:r>
      <w:r w:rsidDel="00000000" w:rsidR="00000000" w:rsidRPr="00000000">
        <w:rPr>
          <w:rFonts w:ascii="Times New Roman" w:cs="Times New Roman" w:eastAsia="Times New Roman" w:hAnsi="Times New Roman"/>
          <w:sz w:val="24"/>
          <w:szCs w:val="24"/>
          <w:rtl w:val="0"/>
        </w:rPr>
        <w:t xml:space="preserve">издания</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 не менее в русскоязычной среде составление указателей часто происходит с опорой на книги А. Э. Мильчина: “Подготовка и редактирование аппарата книги. Как сделать книгу удобной для читателя”, “Как надо и как не надо делать книги. Культура издания в примерах”, “Справочная книга корректора и редактора”.</w:t>
      </w:r>
    </w:p>
    <w:p w:rsidR="00000000" w:rsidDel="00000000" w:rsidP="00000000" w:rsidRDefault="00000000" w:rsidRPr="00000000" w14:paraId="00000058">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различия в структуре некоторых указателей, все элементы любого указателя имеют две обязательные составные части: слово (или словосочетание) и ссылку на страницу книги. Также изредка присутствует и третий элемент - объяснение данного термина (аннотация). В этом случае, указатель называется </w:t>
      </w:r>
      <w:r w:rsidDel="00000000" w:rsidR="00000000" w:rsidRPr="00000000">
        <w:rPr>
          <w:rFonts w:ascii="Times New Roman" w:cs="Times New Roman" w:eastAsia="Times New Roman" w:hAnsi="Times New Roman"/>
          <w:i w:val="1"/>
          <w:sz w:val="24"/>
          <w:szCs w:val="24"/>
          <w:rtl w:val="0"/>
        </w:rPr>
        <w:t xml:space="preserve">аннотированным</w:t>
      </w:r>
      <w:r w:rsidDel="00000000" w:rsidR="00000000" w:rsidRPr="00000000">
        <w:rPr>
          <w:rFonts w:ascii="Times New Roman" w:cs="Times New Roman" w:eastAsia="Times New Roman" w:hAnsi="Times New Roman"/>
          <w:sz w:val="24"/>
          <w:szCs w:val="24"/>
          <w:rtl w:val="0"/>
        </w:rPr>
        <w:t xml:space="preserve">, в 3-м томе </w:t>
      </w:r>
      <w:commentRangeStart w:id="2"/>
      <w:r w:rsidDel="00000000" w:rsidR="00000000" w:rsidRPr="00000000">
        <w:rPr>
          <w:rFonts w:ascii="Times New Roman" w:cs="Times New Roman" w:eastAsia="Times New Roman" w:hAnsi="Times New Roman"/>
          <w:sz w:val="24"/>
          <w:szCs w:val="24"/>
          <w:rtl w:val="0"/>
        </w:rPr>
        <w:t xml:space="preserve">Махабхараты</w:t>
      </w:r>
      <w:commentRangeEnd w:id="2"/>
      <w:r w:rsidDel="00000000" w:rsidR="00000000" w:rsidRPr="00000000">
        <w:commentReference w:id="2"/>
      </w:r>
      <w:r w:rsidDel="00000000" w:rsidR="00000000" w:rsidRPr="00000000">
        <w:rPr>
          <w:rFonts w:ascii="Times New Roman" w:cs="Times New Roman" w:eastAsia="Times New Roman" w:hAnsi="Times New Roman"/>
          <w:sz w:val="24"/>
          <w:szCs w:val="24"/>
          <w:rtl w:val="0"/>
        </w:rPr>
        <w:t xml:space="preserve"> это </w:t>
      </w:r>
      <w:r w:rsidDel="00000000" w:rsidR="00000000" w:rsidRPr="00000000">
        <w:rPr>
          <w:rFonts w:ascii="Times New Roman" w:cs="Times New Roman" w:eastAsia="Times New Roman" w:hAnsi="Times New Roman"/>
          <w:i w:val="1"/>
          <w:sz w:val="24"/>
          <w:szCs w:val="24"/>
          <w:rtl w:val="0"/>
        </w:rPr>
        <w:t xml:space="preserve">Аннотированный указатель флоры и фауны</w:t>
      </w:r>
      <w:r w:rsidDel="00000000" w:rsidR="00000000" w:rsidRPr="00000000">
        <w:rPr>
          <w:rFonts w:ascii="Times New Roman" w:cs="Times New Roman" w:eastAsia="Times New Roman" w:hAnsi="Times New Roman"/>
          <w:sz w:val="24"/>
          <w:szCs w:val="24"/>
          <w:rtl w:val="0"/>
        </w:rPr>
        <w:t xml:space="preserve">. Ссылки на страницы могут выглядеть по-разному. Если единица указателя встречается на конкретной странице несколько раз, то иногда рядом с номером страницы в скобках указывают количество ее упоминаний, например, запись </w:t>
      </w:r>
      <w:r w:rsidDel="00000000" w:rsidR="00000000" w:rsidRPr="00000000">
        <w:rPr>
          <w:rFonts w:ascii="Times New Roman" w:cs="Times New Roman" w:eastAsia="Times New Roman" w:hAnsi="Times New Roman"/>
          <w:i w:val="1"/>
          <w:sz w:val="24"/>
          <w:szCs w:val="24"/>
          <w:rtl w:val="0"/>
        </w:rPr>
        <w:t xml:space="preserve">102 (4)</w:t>
      </w:r>
      <w:r w:rsidDel="00000000" w:rsidR="00000000" w:rsidRPr="00000000">
        <w:rPr>
          <w:rFonts w:ascii="Times New Roman" w:cs="Times New Roman" w:eastAsia="Times New Roman" w:hAnsi="Times New Roman"/>
          <w:sz w:val="24"/>
          <w:szCs w:val="24"/>
          <w:rtl w:val="0"/>
        </w:rPr>
        <w:t xml:space="preserve"> будет означать, что единица встретилась на 102-й странице 4 раза. Если же единица указателя встречается на нескольких страницах подряд, как правило, указывают начальную и конечную страницу: запись </w:t>
      </w:r>
      <w:r w:rsidDel="00000000" w:rsidR="00000000" w:rsidRPr="00000000">
        <w:rPr>
          <w:rFonts w:ascii="Times New Roman" w:cs="Times New Roman" w:eastAsia="Times New Roman" w:hAnsi="Times New Roman"/>
          <w:i w:val="1"/>
          <w:sz w:val="24"/>
          <w:szCs w:val="24"/>
          <w:rtl w:val="0"/>
        </w:rPr>
        <w:t xml:space="preserve">35-37</w:t>
      </w:r>
      <w:r w:rsidDel="00000000" w:rsidR="00000000" w:rsidRPr="00000000">
        <w:rPr>
          <w:rFonts w:ascii="Times New Roman" w:cs="Times New Roman" w:eastAsia="Times New Roman" w:hAnsi="Times New Roman"/>
          <w:sz w:val="24"/>
          <w:szCs w:val="24"/>
          <w:rtl w:val="0"/>
        </w:rPr>
        <w:t xml:space="preserve"> говорит о том, что единица встретилась на страницах номер 35, 36 и 37.</w:t>
      </w:r>
    </w:p>
    <w:p w:rsidR="00000000" w:rsidDel="00000000" w:rsidP="00000000" w:rsidRDefault="00000000" w:rsidRPr="00000000" w14:paraId="00000059">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Распространенной особенностью построения указателей является </w:t>
      </w:r>
      <w:r w:rsidDel="00000000" w:rsidR="00000000" w:rsidRPr="00000000">
        <w:rPr>
          <w:rFonts w:ascii="Times New Roman" w:cs="Times New Roman" w:eastAsia="Times New Roman" w:hAnsi="Times New Roman"/>
          <w:i w:val="1"/>
          <w:sz w:val="24"/>
          <w:szCs w:val="24"/>
          <w:rtl w:val="0"/>
        </w:rPr>
        <w:t xml:space="preserve">гнездовой принцип</w:t>
      </w:r>
      <w:r w:rsidDel="00000000" w:rsidR="00000000" w:rsidRPr="00000000">
        <w:rPr>
          <w:rFonts w:ascii="Times New Roman" w:cs="Times New Roman" w:eastAsia="Times New Roman" w:hAnsi="Times New Roman"/>
          <w:sz w:val="24"/>
          <w:szCs w:val="24"/>
          <w:rtl w:val="0"/>
        </w:rPr>
        <w:t xml:space="preserve">. Гнездовой принцип, также как и алфавитный, предполагает расположение слов в алфавитном порядке, однако, в случае, если единица словаря имеет несколько вариаций в названии, они помещаются под основной вариант, нарушая тем самым общий алфавитный порядок, который продолжается после </w:t>
      </w:r>
      <w:r w:rsidDel="00000000" w:rsidR="00000000" w:rsidRPr="00000000">
        <w:rPr>
          <w:rFonts w:ascii="Times New Roman" w:cs="Times New Roman" w:eastAsia="Times New Roman" w:hAnsi="Times New Roman"/>
          <w:sz w:val="24"/>
          <w:szCs w:val="24"/>
          <w:rtl w:val="0"/>
        </w:rPr>
        <w:t xml:space="preserve">перечисления всех вариантов</w:t>
      </w:r>
      <w:r w:rsidDel="00000000" w:rsidR="00000000" w:rsidRPr="00000000">
        <w:rPr>
          <w:rFonts w:ascii="Times New Roman" w:cs="Times New Roman" w:eastAsia="Times New Roman" w:hAnsi="Times New Roman"/>
          <w:sz w:val="24"/>
          <w:szCs w:val="24"/>
          <w:rtl w:val="0"/>
        </w:rPr>
        <w:t xml:space="preserve"> данной единицы указателя. В качестве примера единицы, имеющей несколько других названий, можно привести имя </w:t>
      </w:r>
      <w:r w:rsidDel="00000000" w:rsidR="00000000" w:rsidRPr="00000000">
        <w:rPr>
          <w:rFonts w:ascii="Times New Roman" w:cs="Times New Roman" w:eastAsia="Times New Roman" w:hAnsi="Times New Roman"/>
          <w:i w:val="1"/>
          <w:sz w:val="24"/>
          <w:szCs w:val="24"/>
          <w:rtl w:val="0"/>
        </w:rPr>
        <w:t xml:space="preserve">Баларама</w:t>
      </w:r>
      <w:r w:rsidDel="00000000" w:rsidR="00000000" w:rsidRPr="00000000">
        <w:rPr>
          <w:rFonts w:ascii="Times New Roman" w:cs="Times New Roman" w:eastAsia="Times New Roman" w:hAnsi="Times New Roman"/>
          <w:sz w:val="24"/>
          <w:szCs w:val="24"/>
          <w:rtl w:val="0"/>
        </w:rPr>
        <w:t xml:space="preserve"> из указателя имен к третьему тому Махабхараты. Имя этого персонажа индийской мифологии имеет следующие синонимы: </w:t>
      </w:r>
      <w:r w:rsidDel="00000000" w:rsidR="00000000" w:rsidRPr="00000000">
        <w:rPr>
          <w:rFonts w:ascii="Times New Roman" w:cs="Times New Roman" w:eastAsia="Times New Roman" w:hAnsi="Times New Roman"/>
          <w:i w:val="1"/>
          <w:sz w:val="24"/>
          <w:szCs w:val="24"/>
          <w:rtl w:val="0"/>
        </w:rPr>
        <w:t xml:space="preserve">Баладева, Рама. </w:t>
      </w:r>
      <w:r w:rsidDel="00000000" w:rsidR="00000000" w:rsidRPr="00000000">
        <w:rPr>
          <w:rFonts w:ascii="Times New Roman" w:cs="Times New Roman" w:eastAsia="Times New Roman" w:hAnsi="Times New Roman"/>
          <w:sz w:val="24"/>
          <w:szCs w:val="24"/>
          <w:rtl w:val="0"/>
        </w:rPr>
        <w:t xml:space="preserve">Встречается также вариант </w:t>
      </w:r>
      <w:r w:rsidDel="00000000" w:rsidR="00000000" w:rsidRPr="00000000">
        <w:rPr>
          <w:rFonts w:ascii="Times New Roman" w:cs="Times New Roman" w:eastAsia="Times New Roman" w:hAnsi="Times New Roman"/>
          <w:i w:val="1"/>
          <w:sz w:val="24"/>
          <w:szCs w:val="24"/>
          <w:rtl w:val="0"/>
        </w:rPr>
        <w:t xml:space="preserve">тот, чье оружие - плуг</w:t>
      </w:r>
      <w:r w:rsidDel="00000000" w:rsidR="00000000" w:rsidRPr="00000000">
        <w:rPr>
          <w:rFonts w:ascii="Times New Roman" w:cs="Times New Roman" w:eastAsia="Times New Roman" w:hAnsi="Times New Roman"/>
          <w:sz w:val="24"/>
          <w:szCs w:val="24"/>
          <w:rtl w:val="0"/>
        </w:rPr>
        <w:t xml:space="preserve">, который во всех случаях указывает на этого же героя. В печатном указателе к 3-му тому Махабхараты такие рубрики выглядят следующим образом (жирным выделена основная рубрика):</w:t>
      </w:r>
    </w:p>
    <w:p w:rsidR="00000000" w:rsidDel="00000000" w:rsidP="00000000" w:rsidRDefault="00000000" w:rsidRPr="00000000" w14:paraId="0000005A">
      <w:pPr>
        <w:spacing w:after="200" w:before="20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Баларама </w:t>
      </w:r>
      <w:r w:rsidDel="00000000" w:rsidR="00000000" w:rsidRPr="00000000">
        <w:rPr>
          <w:rFonts w:ascii="Times New Roman" w:cs="Times New Roman" w:eastAsia="Times New Roman" w:hAnsi="Times New Roman"/>
          <w:i w:val="1"/>
          <w:sz w:val="24"/>
          <w:szCs w:val="24"/>
          <w:rtl w:val="0"/>
        </w:rPr>
        <w:t xml:space="preserve">45, 626, 662, 663, 680, 694, 711, 718, 721-723</w:t>
      </w:r>
    </w:p>
    <w:p w:rsidR="00000000" w:rsidDel="00000000" w:rsidP="00000000" w:rsidRDefault="00000000" w:rsidRPr="00000000" w14:paraId="0000005B">
      <w:pPr>
        <w:spacing w:after="200" w:before="20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Баладева 41, 52, 53, 57, 58, 616, 711, 721, 722</w:t>
      </w:r>
    </w:p>
    <w:p w:rsidR="00000000" w:rsidDel="00000000" w:rsidP="00000000" w:rsidRDefault="00000000" w:rsidRPr="00000000" w14:paraId="0000005C">
      <w:pPr>
        <w:spacing w:after="200" w:before="20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Рама 114-115, 252-254, 465, 626, 662, 694, 711, 721</w:t>
      </w:r>
    </w:p>
    <w:p w:rsidR="00000000" w:rsidDel="00000000" w:rsidP="00000000" w:rsidRDefault="00000000" w:rsidRPr="00000000" w14:paraId="0000005D">
      <w:pPr>
        <w:spacing w:after="200" w:before="200" w:line="360" w:lineRule="auto"/>
        <w:ind w:left="72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Тот, чье оружие – плуг 253, 369, 680, 711, 723</w:t>
      </w:r>
    </w:p>
    <w:p w:rsidR="00000000" w:rsidDel="00000000" w:rsidP="00000000" w:rsidRDefault="00000000" w:rsidRPr="00000000" w14:paraId="0000005E">
      <w:pPr>
        <w:spacing w:after="200"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одним примером указателя, построенного по гнездовому принципу, является предметный указатель С. А. Крылова (Часть 1. Указатель терминов):</w:t>
      </w:r>
    </w:p>
    <w:p w:rsidR="00000000" w:rsidDel="00000000" w:rsidP="00000000" w:rsidRDefault="00000000" w:rsidRPr="00000000" w14:paraId="0000005F">
      <w:pPr>
        <w:spacing w:after="200" w:before="200" w:line="360" w:lineRule="auto"/>
        <w:ind w:left="0"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группа </w:t>
      </w:r>
      <w:r w:rsidDel="00000000" w:rsidR="00000000" w:rsidRPr="00000000">
        <w:rPr>
          <w:rFonts w:ascii="Gungsuh" w:cs="Gungsuh" w:eastAsia="Gungsuh" w:hAnsi="Gungsuh"/>
          <w:i w:val="1"/>
          <w:sz w:val="24"/>
          <w:szCs w:val="24"/>
          <w:rtl w:val="0"/>
        </w:rPr>
        <w:t xml:space="preserve">предложно-именная АX, АXXX; ∼ предложно-именная: значение АX; ∼ предложно-именная управляемая АXXX; ∼ предложно-падежная 423; ∼ ритмическая 219; ∼ синтаксическая 433; ∼ ∼ обособленная 417, 420, 427; ∼ ∼ обособляемая: объем 422-423; ∼ ∼ объединенная синтаксически 461; ∼ ∼ однородная 447; ∼ ∼ цельная 476;</w:t>
      </w:r>
    </w:p>
    <w:p w:rsidR="00000000" w:rsidDel="00000000" w:rsidP="00000000" w:rsidRDefault="00000000" w:rsidRPr="00000000" w14:paraId="00000060">
      <w:pPr>
        <w:spacing w:after="200"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В настоящей работе нас интересуют, прежде всего, именные указатели, указатели флоры, терминов, а также указатели географических названий. Именно эти четыре типа </w:t>
      </w:r>
      <w:r w:rsidDel="00000000" w:rsidR="00000000" w:rsidRPr="00000000">
        <w:rPr>
          <w:rFonts w:ascii="Times New Roman" w:cs="Times New Roman" w:eastAsia="Times New Roman" w:hAnsi="Times New Roman"/>
          <w:sz w:val="24"/>
          <w:szCs w:val="24"/>
          <w:rtl w:val="0"/>
        </w:rPr>
        <w:t xml:space="preserve">именнованных</w:t>
      </w:r>
      <w:r w:rsidDel="00000000" w:rsidR="00000000" w:rsidRPr="00000000">
        <w:rPr>
          <w:rFonts w:ascii="Times New Roman" w:cs="Times New Roman" w:eastAsia="Times New Roman" w:hAnsi="Times New Roman"/>
          <w:sz w:val="24"/>
          <w:szCs w:val="24"/>
          <w:rtl w:val="0"/>
        </w:rPr>
        <w:t xml:space="preserve"> сущностей встречаются в санскритских текстах, что заключено из существующих указателей к третьему тому Махабхараты. Более подробно данные указатели рассмотрены в пункте 3.3.1.</w:t>
      </w:r>
      <w:r w:rsidDel="00000000" w:rsidR="00000000" w:rsidRPr="00000000">
        <w:rPr>
          <w:rtl w:val="0"/>
        </w:rPr>
      </w:r>
    </w:p>
    <w:p w:rsidR="00000000" w:rsidDel="00000000" w:rsidP="00000000" w:rsidRDefault="00000000" w:rsidRPr="00000000" w14:paraId="00000061">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технической точки зрения, указатели, как правило, создаются в несколько этапов. Сперва производится анализ книги относительно ее содержания и определяется, какие типы указателей необходимы данному научному изданию. В случае “Литературных памятников” это часто однотипный набор указателей. </w:t>
      </w:r>
      <w:r w:rsidDel="00000000" w:rsidR="00000000" w:rsidRPr="00000000">
        <w:rPr>
          <w:rFonts w:ascii="Times New Roman" w:cs="Times New Roman" w:eastAsia="Times New Roman" w:hAnsi="Times New Roman"/>
          <w:sz w:val="24"/>
          <w:szCs w:val="24"/>
          <w:rtl w:val="0"/>
        </w:rPr>
        <w:t xml:space="preserve">Затем</w:t>
      </w:r>
      <w:r w:rsidDel="00000000" w:rsidR="00000000" w:rsidRPr="00000000">
        <w:rPr>
          <w:rFonts w:ascii="Times New Roman" w:cs="Times New Roman" w:eastAsia="Times New Roman" w:hAnsi="Times New Roman"/>
          <w:sz w:val="24"/>
          <w:szCs w:val="24"/>
          <w:rtl w:val="0"/>
        </w:rPr>
        <w:t xml:space="preserve"> составитель в ручном режиме подчеркивает (как это было раньше, в докомпьютерную эпоху, сейчас выделение слов происходит в специальных программах) в тексте искомые слова, параллельно выписывая их и номера страниц, на которых они встретились, а также помечая категорию, к которой относятся будущие единицы указателя. Кроме того, если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предполагается аннотированный указатель, сразу же дается пояснение к термину, сформулированное с помощью контекста или посредством применения сторонних </w:t>
      </w:r>
      <w:r w:rsidDel="00000000" w:rsidR="00000000" w:rsidRPr="00000000">
        <w:rPr>
          <w:rFonts w:ascii="Times New Roman" w:cs="Times New Roman" w:eastAsia="Times New Roman" w:hAnsi="Times New Roman"/>
          <w:sz w:val="24"/>
          <w:szCs w:val="24"/>
          <w:rtl w:val="0"/>
        </w:rPr>
        <w:t xml:space="preserve">источников</w:t>
      </w:r>
      <w:r w:rsidDel="00000000" w:rsidR="00000000" w:rsidRPr="00000000">
        <w:rPr>
          <w:rFonts w:ascii="Times New Roman" w:cs="Times New Roman" w:eastAsia="Times New Roman" w:hAnsi="Times New Roman"/>
          <w:sz w:val="24"/>
          <w:szCs w:val="24"/>
          <w:rtl w:val="0"/>
        </w:rPr>
        <w:t xml:space="preserve">. Подробный процесс создания именных указателей описан в статье [Соболев 2019]. </w:t>
      </w:r>
    </w:p>
    <w:p w:rsidR="00000000" w:rsidDel="00000000" w:rsidP="00000000" w:rsidRDefault="00000000" w:rsidRPr="00000000" w14:paraId="00000062">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сегодняшний день существуют программы, которые могут помочь автору в составлении указателя: </w:t>
      </w:r>
      <w:r w:rsidDel="00000000" w:rsidR="00000000" w:rsidRPr="00000000">
        <w:rPr>
          <w:rFonts w:ascii="Times New Roman" w:cs="Times New Roman" w:eastAsia="Times New Roman" w:hAnsi="Times New Roman"/>
          <w:i w:val="1"/>
          <w:sz w:val="24"/>
          <w:szCs w:val="24"/>
          <w:rtl w:val="0"/>
        </w:rPr>
        <w:t xml:space="preserve">LaTex, Adobe InDesign </w:t>
      </w:r>
      <w:r w:rsidDel="00000000" w:rsidR="00000000" w:rsidRPr="00000000">
        <w:rPr>
          <w:rFonts w:ascii="Times New Roman" w:cs="Times New Roman" w:eastAsia="Times New Roman" w:hAnsi="Times New Roman"/>
          <w:sz w:val="24"/>
          <w:szCs w:val="24"/>
          <w:rtl w:val="0"/>
        </w:rPr>
        <w:t xml:space="preserve">и т. д. Однако, функционал этих инструментов не сильно отличается от функционала других текстовых редакторов. Они предоставляют пользователю возможность вставить данные будущего указателя в подготовленные ячейки, после чего верстается указатель. Некоторые составители используют также </w:t>
      </w:r>
      <w:r w:rsidDel="00000000" w:rsidR="00000000" w:rsidRPr="00000000">
        <w:rPr>
          <w:rFonts w:ascii="Times New Roman" w:cs="Times New Roman" w:eastAsia="Times New Roman" w:hAnsi="Times New Roman"/>
          <w:i w:val="1"/>
          <w:sz w:val="24"/>
          <w:szCs w:val="24"/>
          <w:rtl w:val="0"/>
        </w:rPr>
        <w:t xml:space="preserve">STARLING</w:t>
      </w:r>
      <w:r w:rsidDel="00000000" w:rsidR="00000000" w:rsidRPr="00000000">
        <w:rPr>
          <w:rFonts w:ascii="Times New Roman" w:cs="Times New Roman" w:eastAsia="Times New Roman" w:hAnsi="Times New Roman"/>
          <w:sz w:val="24"/>
          <w:szCs w:val="24"/>
          <w:rtl w:val="0"/>
        </w:rPr>
        <w:t xml:space="preserve"> - интегрированную информационную среду, разработанную С. А. Старостиным, которая имеет мощные средства для работы с текстом и базами данных (с ее помощью созданы, например, предметные указатели С. А. Крылова). Инструменты, способные без помощи человека определить, что должно войти в указатель, то есть составить его с нуля, нам неизвестны.</w:t>
      </w:r>
    </w:p>
    <w:p w:rsidR="00000000" w:rsidDel="00000000" w:rsidP="00000000" w:rsidRDefault="00000000" w:rsidRPr="00000000" w14:paraId="00000063">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раз подчеркнем, что одной из наших задач является разработка системы по созданию автоматических указателей, которые будут включать в себя не только все рубрики, присутствующие в печатных указателях (если таковые имеются), но и рубрики, отсутствующие в них.</w:t>
      </w:r>
    </w:p>
    <w:p w:rsidR="00000000" w:rsidDel="00000000" w:rsidP="00000000" w:rsidRDefault="00000000" w:rsidRPr="00000000" w14:paraId="00000064">
      <w:pPr>
        <w:spacing w:before="20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2.4 Характеристика санскритских именованных сущностей</w:t>
      </w:r>
    </w:p>
    <w:p w:rsidR="00000000" w:rsidDel="00000000" w:rsidP="00000000" w:rsidRDefault="00000000" w:rsidRPr="00000000" w14:paraId="0000006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Санскритские </w:t>
      </w:r>
      <w:r w:rsidDel="00000000" w:rsidR="00000000" w:rsidRPr="00000000">
        <w:rPr>
          <w:rFonts w:ascii="Times New Roman" w:cs="Times New Roman" w:eastAsia="Times New Roman" w:hAnsi="Times New Roman"/>
          <w:sz w:val="24"/>
          <w:szCs w:val="24"/>
          <w:rtl w:val="0"/>
        </w:rPr>
        <w:t xml:space="preserve">именованные сущности</w:t>
      </w:r>
      <w:r w:rsidDel="00000000" w:rsidR="00000000" w:rsidRPr="00000000">
        <w:rPr>
          <w:rFonts w:ascii="Times New Roman" w:cs="Times New Roman" w:eastAsia="Times New Roman" w:hAnsi="Times New Roman"/>
          <w:sz w:val="24"/>
          <w:szCs w:val="24"/>
          <w:rtl w:val="0"/>
        </w:rPr>
        <w:t xml:space="preserve"> (составляют примерно 13% текста), поиск и лемматизация которых составляют одну из главных задач настоящего исследования, можно разделить на четыре семантические группы: </w:t>
      </w:r>
    </w:p>
    <w:p w:rsidR="00000000" w:rsidDel="00000000" w:rsidP="00000000" w:rsidRDefault="00000000" w:rsidRPr="00000000" w14:paraId="00000066">
      <w:pPr>
        <w:numPr>
          <w:ilvl w:val="0"/>
          <w:numId w:val="1"/>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(мифологические и эпические) имена: </w:t>
      </w:r>
      <w:r w:rsidDel="00000000" w:rsidR="00000000" w:rsidRPr="00000000">
        <w:rPr>
          <w:rFonts w:ascii="Times New Roman" w:cs="Times New Roman" w:eastAsia="Times New Roman" w:hAnsi="Times New Roman"/>
          <w:i w:val="1"/>
          <w:sz w:val="24"/>
          <w:szCs w:val="24"/>
          <w:rtl w:val="0"/>
        </w:rPr>
        <w:t xml:space="preserve">Агни, Васушена, Бхишма, Шантану, Гада, Гандхари, Индрасена </w:t>
      </w:r>
      <w:r w:rsidDel="00000000" w:rsidR="00000000" w:rsidRPr="00000000">
        <w:rPr>
          <w:rFonts w:ascii="Times New Roman" w:cs="Times New Roman" w:eastAsia="Times New Roman" w:hAnsi="Times New Roman"/>
          <w:sz w:val="24"/>
          <w:szCs w:val="24"/>
          <w:rtl w:val="0"/>
        </w:rPr>
        <w:t xml:space="preserve">и т. д.</w:t>
      </w:r>
    </w:p>
    <w:p w:rsidR="00000000" w:rsidDel="00000000" w:rsidP="00000000" w:rsidRDefault="00000000" w:rsidRPr="00000000" w14:paraId="0000006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названия растений и животных: </w:t>
      </w:r>
      <w:r w:rsidDel="00000000" w:rsidR="00000000" w:rsidRPr="00000000">
        <w:rPr>
          <w:rFonts w:ascii="Times New Roman" w:cs="Times New Roman" w:eastAsia="Times New Roman" w:hAnsi="Times New Roman"/>
          <w:i w:val="1"/>
          <w:sz w:val="24"/>
          <w:szCs w:val="24"/>
          <w:rtl w:val="0"/>
        </w:rPr>
        <w:t xml:space="preserve">дару, баньян, ковидара, приянгу, чакора </w:t>
      </w:r>
      <w:r w:rsidDel="00000000" w:rsidR="00000000" w:rsidRPr="00000000">
        <w:rPr>
          <w:rFonts w:ascii="Times New Roman" w:cs="Times New Roman" w:eastAsia="Times New Roman" w:hAnsi="Times New Roman"/>
          <w:sz w:val="24"/>
          <w:szCs w:val="24"/>
          <w:rtl w:val="0"/>
        </w:rPr>
        <w:t xml:space="preserve">и т. д.</w:t>
      </w:r>
    </w:p>
    <w:p w:rsidR="00000000" w:rsidDel="00000000" w:rsidP="00000000" w:rsidRDefault="00000000" w:rsidRPr="00000000" w14:paraId="00000068">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предметы и термины: </w:t>
      </w:r>
      <w:r w:rsidDel="00000000" w:rsidR="00000000" w:rsidRPr="00000000">
        <w:rPr>
          <w:rFonts w:ascii="Times New Roman" w:cs="Times New Roman" w:eastAsia="Times New Roman" w:hAnsi="Times New Roman"/>
          <w:i w:val="1"/>
          <w:sz w:val="24"/>
          <w:szCs w:val="24"/>
          <w:rtl w:val="0"/>
        </w:rPr>
        <w:t xml:space="preserve">бали, аштакапала, Веды, девадатта, мантры </w:t>
      </w:r>
      <w:r w:rsidDel="00000000" w:rsidR="00000000" w:rsidRPr="00000000">
        <w:rPr>
          <w:rFonts w:ascii="Times New Roman" w:cs="Times New Roman" w:eastAsia="Times New Roman" w:hAnsi="Times New Roman"/>
          <w:sz w:val="24"/>
          <w:szCs w:val="24"/>
          <w:rtl w:val="0"/>
        </w:rPr>
        <w:t xml:space="preserve">и т. д.</w:t>
      </w:r>
    </w:p>
    <w:p w:rsidR="00000000" w:rsidDel="00000000" w:rsidP="00000000" w:rsidRDefault="00000000" w:rsidRPr="00000000" w14:paraId="00000069">
      <w:pPr>
        <w:numPr>
          <w:ilvl w:val="0"/>
          <w:numId w:val="1"/>
        </w:numPr>
        <w:spacing w:before="0" w:beforeAutospacing="0" w:line="360" w:lineRule="auto"/>
        <w:ind w:left="720" w:hanging="360"/>
        <w:jc w:val="both"/>
        <w:rPr>
          <w:rFonts w:ascii="Times New Roman" w:cs="Times New Roman" w:eastAsia="Times New Roman" w:hAnsi="Times New Roman"/>
          <w:sz w:val="24"/>
          <w:szCs w:val="24"/>
          <w:u w:val="none"/>
        </w:rPr>
      </w:pPr>
      <w:commentRangeStart w:id="3"/>
      <w:r w:rsidDel="00000000" w:rsidR="00000000" w:rsidRPr="00000000">
        <w:rPr>
          <w:rFonts w:ascii="Times New Roman" w:cs="Times New Roman" w:eastAsia="Times New Roman" w:hAnsi="Times New Roman"/>
          <w:sz w:val="24"/>
          <w:szCs w:val="24"/>
          <w:rtl w:val="0"/>
        </w:rPr>
        <w:t xml:space="preserve">географические</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и этнические названия: </w:t>
      </w:r>
      <w:r w:rsidDel="00000000" w:rsidR="00000000" w:rsidRPr="00000000">
        <w:rPr>
          <w:rFonts w:ascii="Times New Roman" w:cs="Times New Roman" w:eastAsia="Times New Roman" w:hAnsi="Times New Roman"/>
          <w:i w:val="1"/>
          <w:sz w:val="24"/>
          <w:szCs w:val="24"/>
          <w:rtl w:val="0"/>
        </w:rPr>
        <w:t xml:space="preserve">Анга, Бхогавати, андхаки, Видарбха, драмиды </w:t>
      </w:r>
      <w:r w:rsidDel="00000000" w:rsidR="00000000" w:rsidRPr="00000000">
        <w:rPr>
          <w:rFonts w:ascii="Times New Roman" w:cs="Times New Roman" w:eastAsia="Times New Roman" w:hAnsi="Times New Roman"/>
          <w:sz w:val="24"/>
          <w:szCs w:val="24"/>
          <w:rtl w:val="0"/>
        </w:rPr>
        <w:t xml:space="preserve">и т. д.</w:t>
      </w:r>
    </w:p>
    <w:p w:rsidR="00000000" w:rsidDel="00000000" w:rsidP="00000000" w:rsidRDefault="00000000" w:rsidRPr="00000000" w14:paraId="0000006A">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Санскритизмы могут быть женского или мужского </w:t>
      </w:r>
      <w:r w:rsidDel="00000000" w:rsidR="00000000" w:rsidRPr="00000000">
        <w:rPr>
          <w:rFonts w:ascii="Times New Roman" w:cs="Times New Roman" w:eastAsia="Times New Roman" w:hAnsi="Times New Roman"/>
          <w:sz w:val="24"/>
          <w:szCs w:val="24"/>
          <w:rtl w:val="0"/>
        </w:rPr>
        <w:t xml:space="preserve">рода</w:t>
      </w:r>
      <w:r w:rsidDel="00000000" w:rsidR="00000000" w:rsidRPr="00000000">
        <w:rPr>
          <w:rFonts w:ascii="Times New Roman" w:cs="Times New Roman" w:eastAsia="Times New Roman" w:hAnsi="Times New Roman"/>
          <w:sz w:val="24"/>
          <w:szCs w:val="24"/>
          <w:rtl w:val="0"/>
        </w:rPr>
        <w:t xml:space="preserve"> в русском языке (в санскрите ещё и среднего), стоять в единственном или множественном </w:t>
      </w:r>
      <w:r w:rsidDel="00000000" w:rsidR="00000000" w:rsidRPr="00000000">
        <w:rPr>
          <w:rFonts w:ascii="Times New Roman" w:cs="Times New Roman" w:eastAsia="Times New Roman" w:hAnsi="Times New Roman"/>
          <w:sz w:val="24"/>
          <w:szCs w:val="24"/>
          <w:rtl w:val="0"/>
        </w:rPr>
        <w:t xml:space="preserve">числе</w:t>
      </w:r>
      <w:r w:rsidDel="00000000" w:rsidR="00000000" w:rsidRPr="00000000">
        <w:rPr>
          <w:rFonts w:ascii="Times New Roman" w:cs="Times New Roman" w:eastAsia="Times New Roman" w:hAnsi="Times New Roman"/>
          <w:sz w:val="24"/>
          <w:szCs w:val="24"/>
          <w:rtl w:val="0"/>
        </w:rPr>
        <w:t xml:space="preserve"> в русском (в санскрите также в двойственном числе, например, </w:t>
      </w:r>
      <w:r w:rsidDel="00000000" w:rsidR="00000000" w:rsidRPr="00000000">
        <w:rPr>
          <w:rFonts w:ascii="Times New Roman" w:cs="Times New Roman" w:eastAsia="Times New Roman" w:hAnsi="Times New Roman"/>
          <w:i w:val="1"/>
          <w:sz w:val="24"/>
          <w:szCs w:val="24"/>
          <w:rtl w:val="0"/>
        </w:rPr>
        <w:t xml:space="preserve">Ашвины</w:t>
      </w:r>
      <w:r w:rsidDel="00000000" w:rsidR="00000000" w:rsidRPr="00000000">
        <w:rPr>
          <w:rFonts w:ascii="Times New Roman" w:cs="Times New Roman" w:eastAsia="Times New Roman" w:hAnsi="Times New Roman"/>
          <w:sz w:val="24"/>
          <w:szCs w:val="24"/>
          <w:rtl w:val="0"/>
        </w:rPr>
        <w:t xml:space="preserve">), а также склоняться по всем падежам (исключение составляют несклоняемые имена такие, как </w:t>
      </w:r>
      <w:r w:rsidDel="00000000" w:rsidR="00000000" w:rsidRPr="00000000">
        <w:rPr>
          <w:rFonts w:ascii="Times New Roman" w:cs="Times New Roman" w:eastAsia="Times New Roman" w:hAnsi="Times New Roman"/>
          <w:i w:val="1"/>
          <w:sz w:val="24"/>
          <w:szCs w:val="24"/>
          <w:rtl w:val="0"/>
        </w:rPr>
        <w:t xml:space="preserve">читравати, шатадату, ашташри, аю, прекшади</w:t>
      </w:r>
      <w:r w:rsidDel="00000000" w:rsidR="00000000" w:rsidRPr="00000000">
        <w:rPr>
          <w:rFonts w:ascii="Times New Roman" w:cs="Times New Roman" w:eastAsia="Times New Roman" w:hAnsi="Times New Roman"/>
          <w:sz w:val="24"/>
          <w:szCs w:val="24"/>
          <w:rtl w:val="0"/>
        </w:rPr>
        <w:t xml:space="preserve"> и т. д. - оканчивающиеся </w:t>
      </w:r>
      <w:r w:rsidDel="00000000" w:rsidR="00000000" w:rsidRPr="00000000">
        <w:rPr>
          <w:rFonts w:ascii="Times New Roman" w:cs="Times New Roman" w:eastAsia="Times New Roman" w:hAnsi="Times New Roman"/>
          <w:sz w:val="24"/>
          <w:szCs w:val="24"/>
          <w:rtl w:val="0"/>
        </w:rPr>
        <w:t xml:space="preserve">в санскрите и в русском языке</w:t>
      </w:r>
      <w:r w:rsidDel="00000000" w:rsidR="00000000" w:rsidRPr="00000000">
        <w:rPr>
          <w:rFonts w:ascii="Times New Roman" w:cs="Times New Roman" w:eastAsia="Times New Roman" w:hAnsi="Times New Roman"/>
          <w:sz w:val="24"/>
          <w:szCs w:val="24"/>
          <w:rtl w:val="0"/>
        </w:rPr>
        <w:t xml:space="preserve"> на -</w:t>
      </w:r>
      <w:r w:rsidDel="00000000" w:rsidR="00000000" w:rsidRPr="00000000">
        <w:rPr>
          <w:rFonts w:ascii="Times New Roman" w:cs="Times New Roman" w:eastAsia="Times New Roman" w:hAnsi="Times New Roman"/>
          <w:i w:val="1"/>
          <w:sz w:val="24"/>
          <w:szCs w:val="24"/>
          <w:rtl w:val="0"/>
        </w:rPr>
        <w:t xml:space="preserve">и, -у </w:t>
      </w:r>
      <w:r w:rsidDel="00000000" w:rsidR="00000000" w:rsidRPr="00000000">
        <w:rPr>
          <w:rFonts w:ascii="Times New Roman" w:cs="Times New Roman" w:eastAsia="Times New Roman" w:hAnsi="Times New Roman"/>
          <w:sz w:val="24"/>
          <w:szCs w:val="24"/>
          <w:rtl w:val="0"/>
        </w:rPr>
        <w:t xml:space="preserve">или -</w:t>
      </w:r>
      <w:r w:rsidDel="00000000" w:rsidR="00000000" w:rsidRPr="00000000">
        <w:rPr>
          <w:rFonts w:ascii="Times New Roman" w:cs="Times New Roman" w:eastAsia="Times New Roman" w:hAnsi="Times New Roman"/>
          <w:i w:val="1"/>
          <w:sz w:val="24"/>
          <w:szCs w:val="24"/>
          <w:rtl w:val="0"/>
        </w:rPr>
        <w:t xml:space="preserve">ю</w:t>
      </w:r>
      <w:r w:rsidDel="00000000" w:rsidR="00000000" w:rsidRPr="00000000">
        <w:rPr>
          <w:rFonts w:ascii="Times New Roman" w:cs="Times New Roman" w:eastAsia="Times New Roman" w:hAnsi="Times New Roman"/>
          <w:sz w:val="24"/>
          <w:szCs w:val="24"/>
          <w:rtl w:val="0"/>
        </w:rPr>
        <w:t xml:space="preserve">). Определить род санскритского слова исключительно по его внешним признакам заведомо точно невозможно. К примеру, на </w:t>
      </w:r>
      <w:r w:rsidDel="00000000" w:rsidR="00000000" w:rsidRPr="00000000">
        <w:rPr>
          <w:rFonts w:ascii="Times New Roman" w:cs="Times New Roman" w:eastAsia="Times New Roman" w:hAnsi="Times New Roman"/>
          <w:i w:val="1"/>
          <w:sz w:val="24"/>
          <w:szCs w:val="24"/>
          <w:rtl w:val="0"/>
        </w:rPr>
        <w:t xml:space="preserve">а </w:t>
      </w:r>
      <w:r w:rsidDel="00000000" w:rsidR="00000000" w:rsidRPr="00000000">
        <w:rPr>
          <w:rFonts w:ascii="Times New Roman" w:cs="Times New Roman" w:eastAsia="Times New Roman" w:hAnsi="Times New Roman"/>
          <w:sz w:val="24"/>
          <w:szCs w:val="24"/>
          <w:rtl w:val="0"/>
        </w:rPr>
        <w:t xml:space="preserve">или </w:t>
      </w:r>
      <w:r w:rsidDel="00000000" w:rsidR="00000000" w:rsidRPr="00000000">
        <w:rPr>
          <w:rFonts w:ascii="Times New Roman" w:cs="Times New Roman" w:eastAsia="Times New Roman" w:hAnsi="Times New Roman"/>
          <w:i w:val="1"/>
          <w:sz w:val="24"/>
          <w:szCs w:val="24"/>
          <w:rtl w:val="0"/>
        </w:rPr>
        <w:t xml:space="preserve">я </w:t>
      </w:r>
      <w:r w:rsidDel="00000000" w:rsidR="00000000" w:rsidRPr="00000000">
        <w:rPr>
          <w:rFonts w:ascii="Times New Roman" w:cs="Times New Roman" w:eastAsia="Times New Roman" w:hAnsi="Times New Roman"/>
          <w:sz w:val="24"/>
          <w:szCs w:val="24"/>
          <w:rtl w:val="0"/>
        </w:rPr>
        <w:t xml:space="preserve">могут заканчиваться как существительные мужского, так и женского рода:  </w:t>
      </w:r>
      <w:r w:rsidDel="00000000" w:rsidR="00000000" w:rsidRPr="00000000">
        <w:rPr>
          <w:rFonts w:ascii="Times New Roman" w:cs="Times New Roman" w:eastAsia="Times New Roman" w:hAnsi="Times New Roman"/>
          <w:i w:val="1"/>
          <w:sz w:val="24"/>
          <w:szCs w:val="24"/>
          <w:rtl w:val="0"/>
        </w:rPr>
        <w:t xml:space="preserve">Аурва </w:t>
      </w:r>
      <w:r w:rsidDel="00000000" w:rsidR="00000000" w:rsidRPr="00000000">
        <w:rPr>
          <w:rFonts w:ascii="Times New Roman" w:cs="Times New Roman" w:eastAsia="Times New Roman" w:hAnsi="Times New Roman"/>
          <w:sz w:val="24"/>
          <w:szCs w:val="24"/>
          <w:rtl w:val="0"/>
        </w:rPr>
        <w:t xml:space="preserve">(м. р.), </w:t>
      </w:r>
      <w:r w:rsidDel="00000000" w:rsidR="00000000" w:rsidRPr="00000000">
        <w:rPr>
          <w:rFonts w:ascii="Times New Roman" w:cs="Times New Roman" w:eastAsia="Times New Roman" w:hAnsi="Times New Roman"/>
          <w:i w:val="1"/>
          <w:sz w:val="24"/>
          <w:szCs w:val="24"/>
          <w:rtl w:val="0"/>
        </w:rPr>
        <w:t xml:space="preserve">Ума</w:t>
      </w:r>
      <w:r w:rsidDel="00000000" w:rsidR="00000000" w:rsidRPr="00000000">
        <w:rPr>
          <w:rFonts w:ascii="Times New Roman" w:cs="Times New Roman" w:eastAsia="Times New Roman" w:hAnsi="Times New Roman"/>
          <w:sz w:val="24"/>
          <w:szCs w:val="24"/>
          <w:rtl w:val="0"/>
        </w:rPr>
        <w:t xml:space="preserve"> (ж. р.); </w:t>
      </w:r>
      <w:r w:rsidDel="00000000" w:rsidR="00000000" w:rsidRPr="00000000">
        <w:rPr>
          <w:rFonts w:ascii="Times New Roman" w:cs="Times New Roman" w:eastAsia="Times New Roman" w:hAnsi="Times New Roman"/>
          <w:i w:val="1"/>
          <w:sz w:val="24"/>
          <w:szCs w:val="24"/>
          <w:rtl w:val="0"/>
        </w:rPr>
        <w:t xml:space="preserve">Ахалья</w:t>
      </w:r>
      <w:r w:rsidDel="00000000" w:rsidR="00000000" w:rsidRPr="00000000">
        <w:rPr>
          <w:rFonts w:ascii="Times New Roman" w:cs="Times New Roman" w:eastAsia="Times New Roman" w:hAnsi="Times New Roman"/>
          <w:sz w:val="24"/>
          <w:szCs w:val="24"/>
          <w:rtl w:val="0"/>
        </w:rPr>
        <w:t xml:space="preserve"> (ж. р.), </w:t>
      </w:r>
      <w:r w:rsidDel="00000000" w:rsidR="00000000" w:rsidRPr="00000000">
        <w:rPr>
          <w:rFonts w:ascii="Times New Roman" w:cs="Times New Roman" w:eastAsia="Times New Roman" w:hAnsi="Times New Roman"/>
          <w:i w:val="1"/>
          <w:sz w:val="24"/>
          <w:szCs w:val="24"/>
          <w:rtl w:val="0"/>
        </w:rPr>
        <w:t xml:space="preserve">Виджая </w:t>
      </w:r>
      <w:r w:rsidDel="00000000" w:rsidR="00000000" w:rsidRPr="00000000">
        <w:rPr>
          <w:rFonts w:ascii="Times New Roman" w:cs="Times New Roman" w:eastAsia="Times New Roman" w:hAnsi="Times New Roman"/>
          <w:sz w:val="24"/>
          <w:szCs w:val="24"/>
          <w:rtl w:val="0"/>
        </w:rPr>
        <w:t xml:space="preserve">(м. р.) и т. д. То же самое верно и для других окончаний - -</w:t>
      </w:r>
      <w:r w:rsidDel="00000000" w:rsidR="00000000" w:rsidRPr="00000000">
        <w:rPr>
          <w:rFonts w:ascii="Times New Roman" w:cs="Times New Roman" w:eastAsia="Times New Roman" w:hAnsi="Times New Roman"/>
          <w:i w:val="1"/>
          <w:sz w:val="24"/>
          <w:szCs w:val="24"/>
          <w:rtl w:val="0"/>
        </w:rPr>
        <w:t xml:space="preserve">и, -у, -ю</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Видхатри </w:t>
      </w:r>
      <w:r w:rsidDel="00000000" w:rsidR="00000000" w:rsidRPr="00000000">
        <w:rPr>
          <w:rFonts w:ascii="Times New Roman" w:cs="Times New Roman" w:eastAsia="Times New Roman" w:hAnsi="Times New Roman"/>
          <w:sz w:val="24"/>
          <w:szCs w:val="24"/>
          <w:rtl w:val="0"/>
        </w:rPr>
        <w:t xml:space="preserve">(м. р.), </w:t>
      </w:r>
      <w:r w:rsidDel="00000000" w:rsidR="00000000" w:rsidRPr="00000000">
        <w:rPr>
          <w:rFonts w:ascii="Times New Roman" w:cs="Times New Roman" w:eastAsia="Times New Roman" w:hAnsi="Times New Roman"/>
          <w:i w:val="1"/>
          <w:sz w:val="24"/>
          <w:szCs w:val="24"/>
          <w:rtl w:val="0"/>
        </w:rPr>
        <w:t xml:space="preserve"> Деваки </w:t>
      </w:r>
      <w:r w:rsidDel="00000000" w:rsidR="00000000" w:rsidRPr="00000000">
        <w:rPr>
          <w:rFonts w:ascii="Times New Roman" w:cs="Times New Roman" w:eastAsia="Times New Roman" w:hAnsi="Times New Roman"/>
          <w:sz w:val="24"/>
          <w:szCs w:val="24"/>
          <w:rtl w:val="0"/>
        </w:rPr>
        <w:t xml:space="preserve">(ж. р.); </w:t>
      </w:r>
      <w:r w:rsidDel="00000000" w:rsidR="00000000" w:rsidRPr="00000000">
        <w:rPr>
          <w:rFonts w:ascii="Times New Roman" w:cs="Times New Roman" w:eastAsia="Times New Roman" w:hAnsi="Times New Roman"/>
          <w:i w:val="1"/>
          <w:sz w:val="24"/>
          <w:szCs w:val="24"/>
          <w:rtl w:val="0"/>
        </w:rPr>
        <w:t xml:space="preserve">Джишну</w:t>
      </w:r>
      <w:r w:rsidDel="00000000" w:rsidR="00000000" w:rsidRPr="00000000">
        <w:rPr>
          <w:rFonts w:ascii="Times New Roman" w:cs="Times New Roman" w:eastAsia="Times New Roman" w:hAnsi="Times New Roman"/>
          <w:sz w:val="24"/>
          <w:szCs w:val="24"/>
          <w:rtl w:val="0"/>
        </w:rPr>
        <w:t xml:space="preserve"> (м. р.), </w:t>
      </w:r>
      <w:r w:rsidDel="00000000" w:rsidR="00000000" w:rsidRPr="00000000">
        <w:rPr>
          <w:rFonts w:ascii="Times New Roman" w:cs="Times New Roman" w:eastAsia="Times New Roman" w:hAnsi="Times New Roman"/>
          <w:i w:val="1"/>
          <w:sz w:val="24"/>
          <w:szCs w:val="24"/>
          <w:rtl w:val="0"/>
        </w:rPr>
        <w:t xml:space="preserve">Кадру </w:t>
      </w:r>
      <w:r w:rsidDel="00000000" w:rsidR="00000000" w:rsidRPr="00000000">
        <w:rPr>
          <w:rFonts w:ascii="Times New Roman" w:cs="Times New Roman" w:eastAsia="Times New Roman" w:hAnsi="Times New Roman"/>
          <w:sz w:val="24"/>
          <w:szCs w:val="24"/>
          <w:rtl w:val="0"/>
        </w:rPr>
        <w:t xml:space="preserve">(ж. р.); </w:t>
      </w:r>
      <w:r w:rsidDel="00000000" w:rsidR="00000000" w:rsidRPr="00000000">
        <w:rPr>
          <w:rFonts w:ascii="Times New Roman" w:cs="Times New Roman" w:eastAsia="Times New Roman" w:hAnsi="Times New Roman"/>
          <w:i w:val="1"/>
          <w:sz w:val="24"/>
          <w:szCs w:val="24"/>
          <w:rtl w:val="0"/>
        </w:rPr>
        <w:t xml:space="preserve">Ваю </w:t>
      </w:r>
      <w:r w:rsidDel="00000000" w:rsidR="00000000" w:rsidRPr="00000000">
        <w:rPr>
          <w:rFonts w:ascii="Times New Roman" w:cs="Times New Roman" w:eastAsia="Times New Roman" w:hAnsi="Times New Roman"/>
          <w:sz w:val="24"/>
          <w:szCs w:val="24"/>
          <w:rtl w:val="0"/>
        </w:rPr>
        <w:t xml:space="preserve">(м. р.), </w:t>
      </w:r>
      <w:r w:rsidDel="00000000" w:rsidR="00000000" w:rsidRPr="00000000">
        <w:rPr>
          <w:rFonts w:ascii="Times New Roman" w:cs="Times New Roman" w:eastAsia="Times New Roman" w:hAnsi="Times New Roman"/>
          <w:i w:val="1"/>
          <w:sz w:val="24"/>
          <w:szCs w:val="24"/>
          <w:rtl w:val="0"/>
        </w:rPr>
        <w:t xml:space="preserve">Сараю </w:t>
      </w:r>
      <w:r w:rsidDel="00000000" w:rsidR="00000000" w:rsidRPr="00000000">
        <w:rPr>
          <w:rFonts w:ascii="Times New Roman" w:cs="Times New Roman" w:eastAsia="Times New Roman" w:hAnsi="Times New Roman"/>
          <w:sz w:val="24"/>
          <w:szCs w:val="24"/>
          <w:rtl w:val="0"/>
        </w:rPr>
        <w:t xml:space="preserve">(ж. р.) и т. д. Если санскритизм оканчивается </w:t>
      </w:r>
      <w:r w:rsidDel="00000000" w:rsidR="00000000" w:rsidRPr="00000000">
        <w:rPr>
          <w:rFonts w:ascii="Times New Roman" w:cs="Times New Roman" w:eastAsia="Times New Roman" w:hAnsi="Times New Roman"/>
          <w:sz w:val="24"/>
          <w:szCs w:val="24"/>
          <w:rtl w:val="0"/>
        </w:rPr>
        <w:t xml:space="preserve">на согласную, скорее всего он мужского род</w:t>
      </w:r>
      <w:r w:rsidDel="00000000" w:rsidR="00000000" w:rsidRPr="00000000">
        <w:rPr>
          <w:rFonts w:ascii="Times New Roman" w:cs="Times New Roman" w:eastAsia="Times New Roman" w:hAnsi="Times New Roman"/>
          <w:sz w:val="24"/>
          <w:szCs w:val="24"/>
          <w:rtl w:val="0"/>
        </w:rPr>
        <w:t xml:space="preserve">а. Однако идентифицировать такой санскритизм в тексте представляется сложной задачей: если слово стоит в косвенном падеже, конечной буквой будет гласная, которая может быть идентична конечной гласной в этом же падеже у слова женского рода. Например, санскритизм мужского рода </w:t>
      </w:r>
      <w:r w:rsidDel="00000000" w:rsidR="00000000" w:rsidRPr="00000000">
        <w:rPr>
          <w:rFonts w:ascii="Times New Roman" w:cs="Times New Roman" w:eastAsia="Times New Roman" w:hAnsi="Times New Roman"/>
          <w:i w:val="1"/>
          <w:sz w:val="24"/>
          <w:szCs w:val="24"/>
          <w:rtl w:val="0"/>
        </w:rPr>
        <w:t xml:space="preserve">брахман</w:t>
      </w:r>
      <w:r w:rsidDel="00000000" w:rsidR="00000000" w:rsidRPr="00000000">
        <w:rPr>
          <w:rFonts w:ascii="Times New Roman" w:cs="Times New Roman" w:eastAsia="Times New Roman" w:hAnsi="Times New Roman"/>
          <w:sz w:val="24"/>
          <w:szCs w:val="24"/>
          <w:rtl w:val="0"/>
        </w:rPr>
        <w:t xml:space="preserve"> в предложном падеже образует форму </w:t>
      </w:r>
      <w:r w:rsidDel="00000000" w:rsidR="00000000" w:rsidRPr="00000000">
        <w:rPr>
          <w:rFonts w:ascii="Times New Roman" w:cs="Times New Roman" w:eastAsia="Times New Roman" w:hAnsi="Times New Roman"/>
          <w:i w:val="1"/>
          <w:sz w:val="24"/>
          <w:szCs w:val="24"/>
          <w:rtl w:val="0"/>
        </w:rPr>
        <w:t xml:space="preserve">брахмане</w:t>
      </w:r>
      <w:r w:rsidDel="00000000" w:rsidR="00000000" w:rsidRPr="00000000">
        <w:rPr>
          <w:rFonts w:ascii="Times New Roman" w:cs="Times New Roman" w:eastAsia="Times New Roman" w:hAnsi="Times New Roman"/>
          <w:sz w:val="24"/>
          <w:szCs w:val="24"/>
          <w:rtl w:val="0"/>
        </w:rPr>
        <w:t xml:space="preserve">, где конечная буква - гласная </w:t>
      </w:r>
      <w:r w:rsidDel="00000000" w:rsidR="00000000" w:rsidRPr="00000000">
        <w:rPr>
          <w:rFonts w:ascii="Times New Roman" w:cs="Times New Roman" w:eastAsia="Times New Roman" w:hAnsi="Times New Roman"/>
          <w:i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  Санскритизм женского рода </w:t>
      </w:r>
      <w:r w:rsidDel="00000000" w:rsidR="00000000" w:rsidRPr="00000000">
        <w:rPr>
          <w:rFonts w:ascii="Times New Roman" w:cs="Times New Roman" w:eastAsia="Times New Roman" w:hAnsi="Times New Roman"/>
          <w:i w:val="1"/>
          <w:sz w:val="24"/>
          <w:szCs w:val="24"/>
          <w:rtl w:val="0"/>
        </w:rPr>
        <w:t xml:space="preserve">Ганга</w:t>
      </w:r>
      <w:r w:rsidDel="00000000" w:rsidR="00000000" w:rsidRPr="00000000">
        <w:rPr>
          <w:rFonts w:ascii="Times New Roman" w:cs="Times New Roman" w:eastAsia="Times New Roman" w:hAnsi="Times New Roman"/>
          <w:sz w:val="24"/>
          <w:szCs w:val="24"/>
          <w:rtl w:val="0"/>
        </w:rPr>
        <w:t xml:space="preserve"> в том же падеже имеет ту же конечную гласную </w:t>
      </w:r>
      <w:r w:rsidDel="00000000" w:rsidR="00000000" w:rsidRPr="00000000">
        <w:rPr>
          <w:rFonts w:ascii="Times New Roman" w:cs="Times New Roman" w:eastAsia="Times New Roman" w:hAnsi="Times New Roman"/>
          <w:i w:val="1"/>
          <w:sz w:val="24"/>
          <w:szCs w:val="24"/>
          <w:rtl w:val="0"/>
        </w:rPr>
        <w:t xml:space="preserve">е </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Ганге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B">
      <w:pPr>
        <w:spacing w:before="200"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Определение числа санскритизма легче всего происходит в случаях, когда санскритизм во множественном числе и номинативе оканчивается на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 так методом исключения мы можем утверждать, что слово точно не может стоять в единственном числе, ведь в именительном падеже и единственном числе существительные на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оканчиваться в русском языке не могут: </w:t>
      </w:r>
      <w:r w:rsidDel="00000000" w:rsidR="00000000" w:rsidRPr="00000000">
        <w:rPr>
          <w:rFonts w:ascii="Times New Roman" w:cs="Times New Roman" w:eastAsia="Times New Roman" w:hAnsi="Times New Roman"/>
          <w:i w:val="1"/>
          <w:sz w:val="24"/>
          <w:szCs w:val="24"/>
          <w:rtl w:val="0"/>
        </w:rPr>
        <w:t xml:space="preserve">дашарны, вришнийцы, джагуды, шарвы, ядавы</w:t>
      </w:r>
      <w:r w:rsidDel="00000000" w:rsidR="00000000" w:rsidRPr="00000000">
        <w:rPr>
          <w:rFonts w:ascii="Times New Roman" w:cs="Times New Roman" w:eastAsia="Times New Roman" w:hAnsi="Times New Roman"/>
          <w:sz w:val="24"/>
          <w:szCs w:val="24"/>
          <w:rtl w:val="0"/>
        </w:rPr>
        <w:t xml:space="preserve"> - все эти названия племен стоят заведомо во множественном числе и именительном падеже. В том случае, когда падеж слова неизвестен, определение числа только по окончанию не всегда возможно, ведь на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могут также оканчиваться имена первого склонения в единственном числе, стоящие в родительном падеже: </w:t>
      </w:r>
      <w:r w:rsidDel="00000000" w:rsidR="00000000" w:rsidRPr="00000000">
        <w:rPr>
          <w:rFonts w:ascii="Times New Roman" w:cs="Times New Roman" w:eastAsia="Times New Roman" w:hAnsi="Times New Roman"/>
          <w:i w:val="1"/>
          <w:sz w:val="24"/>
          <w:szCs w:val="24"/>
          <w:rtl w:val="0"/>
        </w:rPr>
        <w:t xml:space="preserve">Кала - Калы, Мудгала - Мудгалы, Пампа - Пампы, Шива - Шивы, Аста - Асты</w:t>
      </w:r>
      <w:r w:rsidDel="00000000" w:rsidR="00000000" w:rsidRPr="00000000">
        <w:rPr>
          <w:rFonts w:ascii="Times New Roman" w:cs="Times New Roman" w:eastAsia="Times New Roman" w:hAnsi="Times New Roman"/>
          <w:sz w:val="24"/>
          <w:szCs w:val="24"/>
          <w:rtl w:val="0"/>
        </w:rPr>
        <w:t xml:space="preserve"> и т. д. Если же конечная гласная -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задача усложняется, ведь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помимо существительных в номинативе и во множественном числе (</w:t>
      </w:r>
      <w:r w:rsidDel="00000000" w:rsidR="00000000" w:rsidRPr="00000000">
        <w:rPr>
          <w:rFonts w:ascii="Times New Roman" w:cs="Times New Roman" w:eastAsia="Times New Roman" w:hAnsi="Times New Roman"/>
          <w:i w:val="1"/>
          <w:sz w:val="24"/>
          <w:szCs w:val="24"/>
          <w:rtl w:val="0"/>
        </w:rPr>
        <w:t xml:space="preserve">упанги, раматхи, юги, шиби, вришни</w:t>
      </w:r>
      <w:r w:rsidDel="00000000" w:rsidR="00000000" w:rsidRPr="00000000">
        <w:rPr>
          <w:rFonts w:ascii="Times New Roman" w:cs="Times New Roman" w:eastAsia="Times New Roman" w:hAnsi="Times New Roman"/>
          <w:sz w:val="24"/>
          <w:szCs w:val="24"/>
          <w:rtl w:val="0"/>
        </w:rPr>
        <w:t xml:space="preserve"> и т. д.), могут оканчиваться также и некоторые существительные единственного числа в именительном падеже (несклоняемые): </w:t>
      </w:r>
      <w:r w:rsidDel="00000000" w:rsidR="00000000" w:rsidRPr="00000000">
        <w:rPr>
          <w:rFonts w:ascii="Times New Roman" w:cs="Times New Roman" w:eastAsia="Times New Roman" w:hAnsi="Times New Roman"/>
          <w:i w:val="1"/>
          <w:sz w:val="24"/>
          <w:szCs w:val="24"/>
          <w:rtl w:val="0"/>
        </w:rPr>
        <w:t xml:space="preserve">гаятри, савитри, гопати, Дакшаяни, Дамаянти</w:t>
      </w:r>
      <w:r w:rsidDel="00000000" w:rsidR="00000000" w:rsidRPr="00000000">
        <w:rPr>
          <w:rFonts w:ascii="Times New Roman" w:cs="Times New Roman" w:eastAsia="Times New Roman" w:hAnsi="Times New Roman"/>
          <w:sz w:val="24"/>
          <w:szCs w:val="24"/>
          <w:rtl w:val="0"/>
        </w:rPr>
        <w:t xml:space="preserve"> и т. д. Также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может являться конечной гласной для некоторых существительных единственного числа в косвенных падежах: </w:t>
      </w:r>
      <w:r w:rsidDel="00000000" w:rsidR="00000000" w:rsidRPr="00000000">
        <w:rPr>
          <w:rFonts w:ascii="Times New Roman" w:cs="Times New Roman" w:eastAsia="Times New Roman" w:hAnsi="Times New Roman"/>
          <w:i w:val="1"/>
          <w:sz w:val="24"/>
          <w:szCs w:val="24"/>
          <w:rtl w:val="0"/>
        </w:rPr>
        <w:t xml:space="preserve">Каунака - Каунаки, Калика - Калики, Марича - Маричи, Дадхимукха - Дадхимукхи, Индрамарга - Индрамарги </w:t>
      </w:r>
      <w:r w:rsidDel="00000000" w:rsidR="00000000" w:rsidRPr="00000000">
        <w:rPr>
          <w:rFonts w:ascii="Times New Roman" w:cs="Times New Roman" w:eastAsia="Times New Roman" w:hAnsi="Times New Roman"/>
          <w:sz w:val="24"/>
          <w:szCs w:val="24"/>
          <w:rtl w:val="0"/>
        </w:rPr>
        <w:t xml:space="preserve">и т. д.</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6C">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Обобщая вышенаписанное, определение леммы </w:t>
      </w:r>
      <w:r w:rsidDel="00000000" w:rsidR="00000000" w:rsidRPr="00000000">
        <w:rPr>
          <w:rFonts w:ascii="Times New Roman" w:cs="Times New Roman" w:eastAsia="Times New Roman" w:hAnsi="Times New Roman"/>
          <w:sz w:val="24"/>
          <w:szCs w:val="24"/>
          <w:rtl w:val="0"/>
        </w:rPr>
        <w:t xml:space="preserve">санскритизмов</w:t>
      </w:r>
      <w:r w:rsidDel="00000000" w:rsidR="00000000" w:rsidRPr="00000000">
        <w:rPr>
          <w:rFonts w:ascii="Times New Roman" w:cs="Times New Roman" w:eastAsia="Times New Roman" w:hAnsi="Times New Roman"/>
          <w:sz w:val="24"/>
          <w:szCs w:val="24"/>
          <w:rtl w:val="0"/>
        </w:rPr>
        <w:t xml:space="preserve"> требует разработки некоторых дополнительных морфологических правил (в случаях, когда окончание явно указывает на какую-либо морфологическую категорию), а также введения ограничений на основе синтаксического анализа - в случаях, когда морфологических правил недостаточно и необходимо знать падеж анализируемого слова. То есть без дополнительных частично вручную </w:t>
      </w:r>
      <w:r w:rsidDel="00000000" w:rsidR="00000000" w:rsidRPr="00000000">
        <w:rPr>
          <w:rFonts w:ascii="Times New Roman" w:cs="Times New Roman" w:eastAsia="Times New Roman" w:hAnsi="Times New Roman"/>
          <w:sz w:val="24"/>
          <w:szCs w:val="24"/>
          <w:rtl w:val="0"/>
        </w:rPr>
        <w:t xml:space="preserve">настраиваемых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костылей</w:t>
      </w:r>
      <w:r w:rsidDel="00000000" w:rsidR="00000000" w:rsidRPr="00000000">
        <w:rPr>
          <w:rFonts w:ascii="Times New Roman" w:cs="Times New Roman" w:eastAsia="Times New Roman" w:hAnsi="Times New Roman"/>
          <w:sz w:val="24"/>
          <w:szCs w:val="24"/>
          <w:rtl w:val="0"/>
        </w:rPr>
        <w:t xml:space="preserve">” - морфологических, синтаксических или других правил/ограничений - ни один анализатор русского языка с текстом, который содержит обильные заимствования, не справляется.</w:t>
      </w:r>
    </w:p>
    <w:p w:rsidR="00000000" w:rsidDel="00000000" w:rsidP="00000000" w:rsidRDefault="00000000" w:rsidRPr="00000000" w14:paraId="0000006D">
      <w:pPr>
        <w:spacing w:after="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ПРАКТИЧЕСКАЯ ЧАСТЬ</w:t>
      </w:r>
      <w:r w:rsidDel="00000000" w:rsidR="00000000" w:rsidRPr="00000000">
        <w:rPr>
          <w:rtl w:val="0"/>
        </w:rPr>
      </w:r>
    </w:p>
    <w:p w:rsidR="00000000" w:rsidDel="00000000" w:rsidP="00000000" w:rsidRDefault="00000000" w:rsidRPr="00000000" w14:paraId="0000006E">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3.1 Тестирование анализаторов</w:t>
      </w:r>
    </w:p>
    <w:p w:rsidR="00000000" w:rsidDel="00000000" w:rsidP="00000000" w:rsidRDefault="00000000" w:rsidRPr="00000000" w14:paraId="0000006F">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3.1.1 Pymorphy2 и Mystem</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Эффективность работы морфологических анализаторов была проверена на третьей </w:t>
      </w:r>
      <w:r w:rsidDel="00000000" w:rsidR="00000000" w:rsidRPr="00000000">
        <w:rPr>
          <w:rFonts w:ascii="Times New Roman" w:cs="Times New Roman" w:eastAsia="Times New Roman" w:hAnsi="Times New Roman"/>
          <w:sz w:val="24"/>
          <w:szCs w:val="24"/>
          <w:rtl w:val="0"/>
        </w:rPr>
        <w:t xml:space="preserve">главе 3-го тома Махабхарат</w:t>
      </w:r>
      <w:r w:rsidDel="00000000" w:rsidR="00000000" w:rsidRPr="00000000">
        <w:rPr>
          <w:rFonts w:ascii="Times New Roman" w:cs="Times New Roman" w:eastAsia="Times New Roman" w:hAnsi="Times New Roman"/>
          <w:sz w:val="24"/>
          <w:szCs w:val="24"/>
          <w:rtl w:val="0"/>
        </w:rPr>
        <w:t xml:space="preserve">ы, объем которой составил 675 </w:t>
      </w:r>
      <w:r w:rsidDel="00000000" w:rsidR="00000000" w:rsidRPr="00000000">
        <w:rPr>
          <w:rFonts w:ascii="Times New Roman" w:cs="Times New Roman" w:eastAsia="Times New Roman" w:hAnsi="Times New Roman"/>
          <w:sz w:val="24"/>
          <w:szCs w:val="24"/>
          <w:rtl w:val="0"/>
        </w:rPr>
        <w:t xml:space="preserve">слов</w:t>
      </w:r>
      <w:r w:rsidDel="00000000" w:rsidR="00000000" w:rsidRPr="00000000">
        <w:rPr>
          <w:rFonts w:ascii="Times New Roman" w:cs="Times New Roman" w:eastAsia="Times New Roman" w:hAnsi="Times New Roman"/>
          <w:sz w:val="24"/>
          <w:szCs w:val="24"/>
          <w:rtl w:val="0"/>
        </w:rPr>
        <w:t xml:space="preserve"> (всего). Номер главы выбирался произвольным образом. Предварительная работа с текстом включала в себя извлечение из указателей печатной книги санскритских именованных сущностей вручную для дальнейшего сравнения со списками, полученными автоматически. В такой собранный вручную список </w:t>
      </w:r>
      <w:r w:rsidDel="00000000" w:rsidR="00000000" w:rsidRPr="00000000">
        <w:rPr>
          <w:rFonts w:ascii="Times New Roman" w:cs="Times New Roman" w:eastAsia="Times New Roman" w:hAnsi="Times New Roman"/>
          <w:sz w:val="24"/>
          <w:szCs w:val="24"/>
          <w:rtl w:val="0"/>
        </w:rPr>
        <w:t xml:space="preserve">по третьей главе </w:t>
      </w:r>
      <w:r w:rsidDel="00000000" w:rsidR="00000000" w:rsidRPr="00000000">
        <w:rPr>
          <w:rFonts w:ascii="Times New Roman" w:cs="Times New Roman" w:eastAsia="Times New Roman" w:hAnsi="Times New Roman"/>
          <w:sz w:val="24"/>
          <w:szCs w:val="24"/>
          <w:rtl w:val="0"/>
        </w:rPr>
        <w:t xml:space="preserve">вошло 86 </w:t>
      </w:r>
      <w:r w:rsidDel="00000000" w:rsidR="00000000" w:rsidRPr="00000000">
        <w:rPr>
          <w:rFonts w:ascii="Times New Roman" w:cs="Times New Roman" w:eastAsia="Times New Roman" w:hAnsi="Times New Roman"/>
          <w:sz w:val="24"/>
          <w:szCs w:val="24"/>
          <w:rtl w:val="0"/>
        </w:rPr>
        <w:t xml:space="preserve">санскритизмов</w:t>
      </w:r>
      <w:r w:rsidDel="00000000" w:rsidR="00000000" w:rsidRPr="00000000">
        <w:rPr>
          <w:rFonts w:ascii="Times New Roman" w:cs="Times New Roman" w:eastAsia="Times New Roman" w:hAnsi="Times New Roman"/>
          <w:sz w:val="24"/>
          <w:szCs w:val="24"/>
          <w:rtl w:val="0"/>
        </w:rPr>
        <w:t xml:space="preserve">, из которых 75 уникальных (не повторяющихся) словоформ.</w:t>
      </w:r>
    </w:p>
    <w:p w:rsidR="00000000" w:rsidDel="00000000" w:rsidP="00000000" w:rsidRDefault="00000000" w:rsidRPr="00000000" w14:paraId="0000007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первую очередь были протестированы наиболее распространенные анализаторы для русского языка </w:t>
      </w:r>
      <w:r w:rsidDel="00000000" w:rsidR="00000000" w:rsidRPr="00000000">
        <w:rPr>
          <w:rFonts w:ascii="Times New Roman" w:cs="Times New Roman" w:eastAsia="Times New Roman" w:hAnsi="Times New Roman"/>
          <w:i w:val="1"/>
          <w:sz w:val="24"/>
          <w:szCs w:val="24"/>
          <w:rtl w:val="0"/>
        </w:rPr>
        <w:t xml:space="preserve">pymorphy2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последний также является стандартом для Национального корпуса русского </w:t>
      </w:r>
      <w:r w:rsidDel="00000000" w:rsidR="00000000" w:rsidRPr="00000000">
        <w:rPr>
          <w:rFonts w:ascii="Times New Roman" w:cs="Times New Roman" w:eastAsia="Times New Roman" w:hAnsi="Times New Roman"/>
          <w:sz w:val="24"/>
          <w:szCs w:val="24"/>
          <w:rtl w:val="0"/>
        </w:rPr>
        <w:t xml:space="preserve">языка</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Оба из них добавляют </w:t>
      </w:r>
      <w:r w:rsidDel="00000000" w:rsidR="00000000" w:rsidRPr="00000000">
        <w:rPr>
          <w:rFonts w:ascii="Times New Roman" w:cs="Times New Roman" w:eastAsia="Times New Roman" w:hAnsi="Times New Roman"/>
          <w:sz w:val="24"/>
          <w:szCs w:val="24"/>
          <w:rtl w:val="0"/>
        </w:rPr>
        <w:t xml:space="preserve">метку</w:t>
      </w:r>
      <w:r w:rsidDel="00000000" w:rsidR="00000000" w:rsidRPr="00000000">
        <w:rPr>
          <w:rFonts w:ascii="Times New Roman" w:cs="Times New Roman" w:eastAsia="Times New Roman" w:hAnsi="Times New Roman"/>
          <w:sz w:val="24"/>
          <w:szCs w:val="24"/>
          <w:rtl w:val="0"/>
        </w:rPr>
        <w:t xml:space="preserve"> в морфологический анализ тех слов, которые отсутствуют в используемых словарях: у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это метка </w:t>
      </w:r>
      <w:r w:rsidDel="00000000" w:rsidR="00000000" w:rsidRPr="00000000">
        <w:rPr>
          <w:rFonts w:ascii="Times New Roman" w:cs="Times New Roman" w:eastAsia="Times New Roman" w:hAnsi="Times New Roman"/>
          <w:i w:val="1"/>
          <w:sz w:val="24"/>
          <w:szCs w:val="24"/>
          <w:rtl w:val="0"/>
        </w:rPr>
        <w:t xml:space="preserve">FakeDictionary, </w:t>
      </w:r>
      <w:r w:rsidDel="00000000" w:rsidR="00000000" w:rsidRPr="00000000">
        <w:rPr>
          <w:rFonts w:ascii="Times New Roman" w:cs="Times New Roman" w:eastAsia="Times New Roman" w:hAnsi="Times New Roman"/>
          <w:sz w:val="24"/>
          <w:szCs w:val="24"/>
          <w:rtl w:val="0"/>
        </w:rPr>
        <w:t xml:space="preserve">у </w:t>
      </w:r>
      <w:r w:rsidDel="00000000" w:rsidR="00000000" w:rsidRPr="00000000">
        <w:rPr>
          <w:rFonts w:ascii="Times New Roman" w:cs="Times New Roman" w:eastAsia="Times New Roman" w:hAnsi="Times New Roman"/>
          <w:i w:val="1"/>
          <w:sz w:val="24"/>
          <w:szCs w:val="24"/>
          <w:rtl w:val="0"/>
        </w:rPr>
        <w:t xml:space="preserve">mystem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bastard. </w:t>
      </w:r>
      <w:r w:rsidDel="00000000" w:rsidR="00000000" w:rsidRPr="00000000">
        <w:rPr>
          <w:rFonts w:ascii="Times New Roman" w:cs="Times New Roman" w:eastAsia="Times New Roman" w:hAnsi="Times New Roman"/>
          <w:b w:val="1"/>
          <w:sz w:val="24"/>
          <w:szCs w:val="24"/>
          <w:rtl w:val="0"/>
        </w:rPr>
        <w:t xml:space="preserve">Гипотеза </w:t>
      </w:r>
      <w:r w:rsidDel="00000000" w:rsidR="00000000" w:rsidRPr="00000000">
        <w:rPr>
          <w:rFonts w:ascii="Times New Roman" w:cs="Times New Roman" w:eastAsia="Times New Roman" w:hAnsi="Times New Roman"/>
          <w:sz w:val="24"/>
          <w:szCs w:val="24"/>
          <w:rtl w:val="0"/>
        </w:rPr>
        <w:t xml:space="preserve">на этом этапе работы заключалась в том, что все </w:t>
      </w:r>
      <w:r w:rsidDel="00000000" w:rsidR="00000000" w:rsidRPr="00000000">
        <w:rPr>
          <w:rFonts w:ascii="Times New Roman" w:cs="Times New Roman" w:eastAsia="Times New Roman" w:hAnsi="Times New Roman"/>
          <w:sz w:val="24"/>
          <w:szCs w:val="24"/>
          <w:rtl w:val="0"/>
        </w:rPr>
        <w:t xml:space="preserve">несловарные</w:t>
      </w:r>
      <w:r w:rsidDel="00000000" w:rsidR="00000000" w:rsidRPr="00000000">
        <w:rPr>
          <w:rFonts w:ascii="Times New Roman" w:cs="Times New Roman" w:eastAsia="Times New Roman" w:hAnsi="Times New Roman"/>
          <w:sz w:val="24"/>
          <w:szCs w:val="24"/>
          <w:rtl w:val="0"/>
        </w:rPr>
        <w:t xml:space="preserve"> слова</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(или, по крайней мере, подавляющее большинство) в нашем случае являются санскритизмами. Для проверки гипотезы сохранялись слова из текста, в морфологическом анализе которых присутствовала вышеупомянутая метка.</w:t>
      </w:r>
    </w:p>
    <w:p w:rsidR="00000000" w:rsidDel="00000000" w:rsidP="00000000" w:rsidRDefault="00000000" w:rsidRPr="00000000" w14:paraId="00000072">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Так, с помощью </w:t>
      </w:r>
      <w:r w:rsidDel="00000000" w:rsidR="00000000" w:rsidRPr="00000000">
        <w:rPr>
          <w:rFonts w:ascii="Times New Roman" w:cs="Times New Roman" w:eastAsia="Times New Roman" w:hAnsi="Times New Roman"/>
          <w:i w:val="1"/>
          <w:sz w:val="24"/>
          <w:szCs w:val="24"/>
          <w:rtl w:val="0"/>
        </w:rPr>
        <w:t xml:space="preserve">pymorphy</w:t>
      </w:r>
      <w:r w:rsidDel="00000000" w:rsidR="00000000" w:rsidRPr="00000000">
        <w:rPr>
          <w:rFonts w:ascii="Times New Roman" w:cs="Times New Roman" w:eastAsia="Times New Roman" w:hAnsi="Times New Roman"/>
          <w:sz w:val="24"/>
          <w:szCs w:val="24"/>
          <w:rtl w:val="0"/>
        </w:rPr>
        <w:t xml:space="preserve"> удалось получить всего 44 словоформы, 33 из которых входят в список отобранных вручную санскритских именованных сущностей из этой главы. Можно заметить, что 11 словоформ не должны были войти в конечный список, то есть в него попали 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порой достаточно редкие, но все же образованные из русских морфем слова (далее - ложные срабатывания). Среди них, к примеру: </w:t>
      </w:r>
      <w:r w:rsidDel="00000000" w:rsidR="00000000" w:rsidRPr="00000000">
        <w:rPr>
          <w:rFonts w:ascii="Times New Roman" w:cs="Times New Roman" w:eastAsia="Times New Roman" w:hAnsi="Times New Roman"/>
          <w:i w:val="1"/>
          <w:sz w:val="24"/>
          <w:szCs w:val="24"/>
          <w:rtl w:val="0"/>
        </w:rPr>
        <w:t xml:space="preserve">быстроходящий, суровейшему, </w:t>
      </w:r>
      <w:r w:rsidDel="00000000" w:rsidR="00000000" w:rsidRPr="00000000">
        <w:rPr>
          <w:rFonts w:ascii="Times New Roman" w:cs="Times New Roman" w:eastAsia="Times New Roman" w:hAnsi="Times New Roman"/>
          <w:i w:val="1"/>
          <w:sz w:val="24"/>
          <w:szCs w:val="24"/>
          <w:rtl w:val="0"/>
        </w:rPr>
        <w:t xml:space="preserve">вкусителю</w:t>
      </w:r>
      <w:r w:rsidDel="00000000" w:rsidR="00000000" w:rsidRPr="00000000">
        <w:rPr>
          <w:rFonts w:ascii="Times New Roman" w:cs="Times New Roman" w:eastAsia="Times New Roman" w:hAnsi="Times New Roman"/>
          <w:i w:val="1"/>
          <w:sz w:val="24"/>
          <w:szCs w:val="24"/>
          <w:rtl w:val="0"/>
        </w:rPr>
        <w:t xml:space="preserve">, всепребывающий, губитель </w:t>
      </w:r>
      <w:r w:rsidDel="00000000" w:rsidR="00000000" w:rsidRPr="00000000">
        <w:rPr>
          <w:rFonts w:ascii="Times New Roman" w:cs="Times New Roman" w:eastAsia="Times New Roman" w:hAnsi="Times New Roman"/>
          <w:sz w:val="24"/>
          <w:szCs w:val="24"/>
          <w:rtl w:val="0"/>
        </w:rPr>
        <w:t xml:space="preserve">и т. д.</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Из этого следует два вывода: 1) в словарь </w:t>
      </w:r>
      <w:r w:rsidDel="00000000" w:rsidR="00000000" w:rsidRPr="00000000">
        <w:rPr>
          <w:rFonts w:ascii="Times New Roman" w:cs="Times New Roman" w:eastAsia="Times New Roman" w:hAnsi="Times New Roman"/>
          <w:i w:val="1"/>
          <w:sz w:val="24"/>
          <w:szCs w:val="24"/>
          <w:rtl w:val="0"/>
        </w:rPr>
        <w:t xml:space="preserve">pymorphy2 </w:t>
      </w:r>
      <w:r w:rsidDel="00000000" w:rsidR="00000000" w:rsidRPr="00000000">
        <w:rPr>
          <w:rFonts w:ascii="Times New Roman" w:cs="Times New Roman" w:eastAsia="Times New Roman" w:hAnsi="Times New Roman"/>
          <w:sz w:val="24"/>
          <w:szCs w:val="24"/>
          <w:rtl w:val="0"/>
        </w:rPr>
        <w:t xml:space="preserve">входят не все русские слова</w:t>
      </w:r>
      <w:r w:rsidDel="00000000" w:rsidR="00000000" w:rsidRPr="00000000">
        <w:rPr>
          <w:rFonts w:ascii="Times New Roman" w:cs="Times New Roman" w:eastAsia="Times New Roman" w:hAnsi="Times New Roman"/>
          <w:sz w:val="24"/>
          <w:szCs w:val="24"/>
          <w:rtl w:val="0"/>
        </w:rPr>
        <w:t xml:space="preserve">, присутствующие в Махабхарате (отсюда 11 ложных </w:t>
      </w:r>
      <w:r w:rsidDel="00000000" w:rsidR="00000000" w:rsidRPr="00000000">
        <w:rPr>
          <w:rFonts w:ascii="Times New Roman" w:cs="Times New Roman" w:eastAsia="Times New Roman" w:hAnsi="Times New Roman"/>
          <w:sz w:val="24"/>
          <w:szCs w:val="24"/>
          <w:rtl w:val="0"/>
        </w:rPr>
        <w:t xml:space="preserve">срабатываний</w:t>
      </w: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не всегда </w:t>
      </w:r>
      <w:r w:rsidDel="00000000" w:rsidR="00000000" w:rsidRPr="00000000">
        <w:rPr>
          <w:rFonts w:ascii="Times New Roman" w:cs="Times New Roman" w:eastAsia="Times New Roman" w:hAnsi="Times New Roman"/>
          <w:sz w:val="24"/>
          <w:szCs w:val="24"/>
          <w:rtl w:val="0"/>
        </w:rPr>
        <w:t xml:space="preserve">обозначает</w:t>
      </w:r>
      <w:r w:rsidDel="00000000" w:rsidR="00000000" w:rsidRPr="00000000">
        <w:rPr>
          <w:rFonts w:ascii="Times New Roman" w:cs="Times New Roman" w:eastAsia="Times New Roman" w:hAnsi="Times New Roman"/>
          <w:sz w:val="24"/>
          <w:szCs w:val="24"/>
          <w:rtl w:val="0"/>
        </w:rPr>
        <w:t xml:space="preserve"> меткой несловарные слова (отсюда 33 извлеченных санскритизма из 75). Словарь, который использует анализатор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взят с сайта открытого корпуса русского языка OpenCorpora</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 содержит 400 тысяч лексем и 5 миллионов отдельных словоформ. Несмотря на внушительный объем используемого словаря, некоторые слова в нем </w:t>
      </w:r>
      <w:r w:rsidDel="00000000" w:rsidR="00000000" w:rsidRPr="00000000">
        <w:rPr>
          <w:rFonts w:ascii="Times New Roman" w:cs="Times New Roman" w:eastAsia="Times New Roman" w:hAnsi="Times New Roman"/>
          <w:sz w:val="24"/>
          <w:szCs w:val="24"/>
          <w:rtl w:val="0"/>
        </w:rPr>
        <w:t xml:space="preserve">отсутствуют</w:t>
      </w:r>
      <w:r w:rsidDel="00000000" w:rsidR="00000000" w:rsidRPr="00000000">
        <w:rPr>
          <w:rFonts w:ascii="Times New Roman" w:cs="Times New Roman" w:eastAsia="Times New Roman" w:hAnsi="Times New Roman"/>
          <w:sz w:val="24"/>
          <w:szCs w:val="24"/>
          <w:rtl w:val="0"/>
        </w:rPr>
        <w:t xml:space="preserve">, что вполне ожидаемо, так как ни один словарь не может содержать всех русских слов. Кроме того, в переводах древнеиндийских эпосов преобладает архаичный стиль, а также присутствуют неологизмы - кальки санскритских имен и терминов.</w:t>
      </w:r>
      <w:r w:rsidDel="00000000" w:rsidR="00000000" w:rsidRPr="00000000">
        <w:rPr>
          <w:rtl w:val="0"/>
        </w:rPr>
      </w:r>
    </w:p>
    <w:p w:rsidR="00000000" w:rsidDel="00000000" w:rsidP="00000000" w:rsidRDefault="00000000" w:rsidRPr="00000000" w14:paraId="0000007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Результатом работы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стала 71 словоформа, 50</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из которых совпадают с отобранными вручную. Несмотря на то, что в этом случае точность анализатора выше, она все еще достаточно низкая: </w:t>
      </w:r>
      <w:commentRangeStart w:id="4"/>
      <w:r w:rsidDel="00000000" w:rsidR="00000000" w:rsidRPr="00000000">
        <w:rPr>
          <w:rFonts w:ascii="Times New Roman" w:cs="Times New Roman" w:eastAsia="Times New Roman" w:hAnsi="Times New Roman"/>
          <w:sz w:val="24"/>
          <w:szCs w:val="24"/>
          <w:rtl w:val="0"/>
        </w:rPr>
        <w:t xml:space="preserve">50 санскритизмов из 75</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и 21 ложное срабатывание. Причины, из-за которых в автоматическом списке отсутствуют некоторые санскритизмы и присутствуют ложные срабатывания, аналогичны отмеченным с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оба анализатора (</w:t>
      </w:r>
      <w:r w:rsidDel="00000000" w:rsidR="00000000" w:rsidRPr="00000000">
        <w:rPr>
          <w:rFonts w:ascii="Times New Roman" w:cs="Times New Roman" w:eastAsia="Times New Roman" w:hAnsi="Times New Roman"/>
          <w:i w:val="1"/>
          <w:sz w:val="24"/>
          <w:szCs w:val="24"/>
          <w:rtl w:val="0"/>
        </w:rPr>
        <w:t xml:space="preserve">pymorphy2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показали себя малоэффективными</w:t>
      </w:r>
      <w:r w:rsidDel="00000000" w:rsidR="00000000" w:rsidRPr="00000000">
        <w:rPr>
          <w:rFonts w:ascii="Times New Roman" w:cs="Times New Roman" w:eastAsia="Times New Roman" w:hAnsi="Times New Roman"/>
          <w:sz w:val="24"/>
          <w:szCs w:val="24"/>
          <w:rtl w:val="0"/>
        </w:rPr>
        <w:t xml:space="preserve"> в извлечении </w:t>
      </w:r>
      <w:r w:rsidDel="00000000" w:rsidR="00000000" w:rsidRPr="00000000">
        <w:rPr>
          <w:rFonts w:ascii="Times New Roman" w:cs="Times New Roman" w:eastAsia="Times New Roman" w:hAnsi="Times New Roman"/>
          <w:sz w:val="24"/>
          <w:szCs w:val="24"/>
          <w:rtl w:val="0"/>
        </w:rPr>
        <w:t xml:space="preserve">санскритизмов</w:t>
      </w:r>
      <w:r w:rsidDel="00000000" w:rsidR="00000000" w:rsidRPr="00000000">
        <w:rPr>
          <w:rFonts w:ascii="Times New Roman" w:cs="Times New Roman" w:eastAsia="Times New Roman" w:hAnsi="Times New Roman"/>
          <w:sz w:val="24"/>
          <w:szCs w:val="24"/>
          <w:rtl w:val="0"/>
        </w:rPr>
        <w:t xml:space="preserve"> из текста с опорой на отсутствующие в словаре слова, то есть протестированная модель поиска именованных сущностей оказалась несостоятельной для текстов с высоким уровнем заимствований. Помимо того, что в результат работы программы попадают не все нужные имена и термины, возникают также и немалочисленные ложные срабатывания, являющиеся обычными русскими словами.</w:t>
      </w:r>
    </w:p>
    <w:p w:rsidR="00000000" w:rsidDel="00000000" w:rsidP="00000000" w:rsidRDefault="00000000" w:rsidRPr="00000000" w14:paraId="0000007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3.1.2 Словарь русского языка и Pymorphy2+Mystem</w:t>
      </w:r>
      <w:r w:rsidDel="00000000" w:rsidR="00000000" w:rsidRPr="00000000">
        <w:rPr>
          <w:rtl w:val="0"/>
        </w:rPr>
      </w:r>
    </w:p>
    <w:p w:rsidR="00000000" w:rsidDel="00000000" w:rsidP="00000000" w:rsidRDefault="00000000" w:rsidRPr="00000000" w14:paraId="0000007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полученные на начальном этапе работы, показали, что объем словарей, которые используют морфологические анализаторы, недостаточно велик для обработки </w:t>
      </w:r>
      <w:r w:rsidDel="00000000" w:rsidR="00000000" w:rsidRPr="00000000">
        <w:rPr>
          <w:rFonts w:ascii="Times New Roman" w:cs="Times New Roman" w:eastAsia="Times New Roman" w:hAnsi="Times New Roman"/>
          <w:sz w:val="24"/>
          <w:szCs w:val="24"/>
          <w:rtl w:val="0"/>
        </w:rPr>
        <w:t xml:space="preserve">таких</w:t>
      </w:r>
      <w:r w:rsidDel="00000000" w:rsidR="00000000" w:rsidRPr="00000000">
        <w:rPr>
          <w:rFonts w:ascii="Times New Roman" w:cs="Times New Roman" w:eastAsia="Times New Roman" w:hAnsi="Times New Roman"/>
          <w:sz w:val="24"/>
          <w:szCs w:val="24"/>
          <w:rtl w:val="0"/>
        </w:rPr>
        <w:t xml:space="preserve"> специфических текстов, как Махабхарата. Исходя из этого, мы решили пополнить используемый словарь. Был создан объединенный словарь, в который вошли леммы из “Грамматического словаря русского языка” А. А. Зализняка [Зализняк 1977] и “Толкового словаря” Т. Ф. Ефремовой [Ефремова 2000]. Объем получившегося сводного списка вокабул составил 132 тысячи слов.</w:t>
      </w:r>
    </w:p>
    <w:p w:rsidR="00000000" w:rsidDel="00000000" w:rsidP="00000000" w:rsidRDefault="00000000" w:rsidRPr="00000000" w14:paraId="0000007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сравнения с предыдущим способом извлечения </w:t>
      </w:r>
      <w:r w:rsidDel="00000000" w:rsidR="00000000" w:rsidRPr="00000000">
        <w:rPr>
          <w:rFonts w:ascii="Times New Roman" w:cs="Times New Roman" w:eastAsia="Times New Roman" w:hAnsi="Times New Roman"/>
          <w:sz w:val="24"/>
          <w:szCs w:val="24"/>
          <w:rtl w:val="0"/>
        </w:rPr>
        <w:t xml:space="preserve">санскритизмов</w:t>
      </w:r>
      <w:r w:rsidDel="00000000" w:rsidR="00000000" w:rsidRPr="00000000">
        <w:rPr>
          <w:rFonts w:ascii="Times New Roman" w:cs="Times New Roman" w:eastAsia="Times New Roman" w:hAnsi="Times New Roman"/>
          <w:sz w:val="24"/>
          <w:szCs w:val="24"/>
          <w:rtl w:val="0"/>
        </w:rPr>
        <w:t xml:space="preserve"> действие метода было рассмотрено </w:t>
      </w:r>
      <w:r w:rsidDel="00000000" w:rsidR="00000000" w:rsidRPr="00000000">
        <w:rPr>
          <w:rFonts w:ascii="Times New Roman" w:cs="Times New Roman" w:eastAsia="Times New Roman" w:hAnsi="Times New Roman"/>
          <w:sz w:val="24"/>
          <w:szCs w:val="24"/>
          <w:rtl w:val="0"/>
        </w:rPr>
        <w:t xml:space="preserve">на</w:t>
      </w:r>
      <w:r w:rsidDel="00000000" w:rsidR="00000000" w:rsidRPr="00000000">
        <w:rPr>
          <w:rFonts w:ascii="Times New Roman" w:cs="Times New Roman" w:eastAsia="Times New Roman" w:hAnsi="Times New Roman"/>
          <w:sz w:val="24"/>
          <w:szCs w:val="24"/>
          <w:rtl w:val="0"/>
        </w:rPr>
        <w:t xml:space="preserve"> примере той же третьей главы. Суть метода заключалась в следующем: каждое слово текста лемматизировалось с помощью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и затем сохранялось в том случае, если лемма проверяемого слова отсутствует в созданном объединенном словаре. То есть </w:t>
      </w:r>
      <w:r w:rsidDel="00000000" w:rsidR="00000000" w:rsidRPr="00000000">
        <w:rPr>
          <w:rFonts w:ascii="Times New Roman" w:cs="Times New Roman" w:eastAsia="Times New Roman" w:hAnsi="Times New Roman"/>
          <w:b w:val="1"/>
          <w:sz w:val="24"/>
          <w:szCs w:val="24"/>
          <w:rtl w:val="0"/>
        </w:rPr>
        <w:t xml:space="preserve">гипотеза</w:t>
      </w:r>
      <w:r w:rsidDel="00000000" w:rsidR="00000000" w:rsidRPr="00000000">
        <w:rPr>
          <w:rFonts w:ascii="Times New Roman" w:cs="Times New Roman" w:eastAsia="Times New Roman" w:hAnsi="Times New Roman"/>
          <w:sz w:val="24"/>
          <w:szCs w:val="24"/>
          <w:rtl w:val="0"/>
        </w:rPr>
        <w:t xml:space="preserve"> относительно санскритских именованных сущностей та же, что и на предыдущем этапе, с разницей лишь в типе задействованном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словаре.</w:t>
      </w:r>
    </w:p>
    <w:p w:rsidR="00000000" w:rsidDel="00000000" w:rsidP="00000000" w:rsidRDefault="00000000" w:rsidRPr="00000000" w14:paraId="0000007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конечный список вновь, помимо искомых санскритизмов (заведомо заимствованных слов)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вошли русские слова. На этот раз это связано с тем, что анализатор не справлется с лемматизацией некоторых слов: к примеру, для словоформы </w:t>
      </w:r>
      <w:r w:rsidDel="00000000" w:rsidR="00000000" w:rsidRPr="00000000">
        <w:rPr>
          <w:rFonts w:ascii="Times New Roman" w:cs="Times New Roman" w:eastAsia="Times New Roman" w:hAnsi="Times New Roman"/>
          <w:i w:val="1"/>
          <w:sz w:val="24"/>
          <w:szCs w:val="24"/>
          <w:rtl w:val="0"/>
        </w:rPr>
        <w:t xml:space="preserve">нее </w:t>
      </w:r>
      <w:r w:rsidDel="00000000" w:rsidR="00000000" w:rsidRPr="00000000">
        <w:rPr>
          <w:rFonts w:ascii="Times New Roman" w:cs="Times New Roman" w:eastAsia="Times New Roman" w:hAnsi="Times New Roman"/>
          <w:sz w:val="24"/>
          <w:szCs w:val="24"/>
          <w:rtl w:val="0"/>
        </w:rPr>
        <w:t xml:space="preserve">(генитив от </w:t>
      </w:r>
      <w:r w:rsidDel="00000000" w:rsidR="00000000" w:rsidRPr="00000000">
        <w:rPr>
          <w:rFonts w:ascii="Times New Roman" w:cs="Times New Roman" w:eastAsia="Times New Roman" w:hAnsi="Times New Roman"/>
          <w:i w:val="1"/>
          <w:sz w:val="24"/>
          <w:szCs w:val="24"/>
          <w:rtl w:val="0"/>
        </w:rPr>
        <w:t xml:space="preserve">она</w:t>
      </w:r>
      <w:r w:rsidDel="00000000" w:rsidR="00000000" w:rsidRPr="00000000">
        <w:rPr>
          <w:rFonts w:ascii="Times New Roman" w:cs="Times New Roman" w:eastAsia="Times New Roman" w:hAnsi="Times New Roman"/>
          <w:sz w:val="24"/>
          <w:szCs w:val="24"/>
          <w:rtl w:val="0"/>
        </w:rPr>
        <w:t xml:space="preserve">) предлагает лемму </w:t>
      </w:r>
      <w:r w:rsidDel="00000000" w:rsidR="00000000" w:rsidRPr="00000000">
        <w:rPr>
          <w:rFonts w:ascii="Times New Roman" w:cs="Times New Roman" w:eastAsia="Times New Roman" w:hAnsi="Times New Roman"/>
          <w:i w:val="1"/>
          <w:sz w:val="24"/>
          <w:szCs w:val="24"/>
          <w:rtl w:val="0"/>
        </w:rPr>
        <w:t xml:space="preserve">нея</w:t>
      </w:r>
      <w:r w:rsidDel="00000000" w:rsidR="00000000" w:rsidRPr="00000000">
        <w:rPr>
          <w:rFonts w:ascii="Times New Roman" w:cs="Times New Roman" w:eastAsia="Times New Roman" w:hAnsi="Times New Roman"/>
          <w:sz w:val="24"/>
          <w:szCs w:val="24"/>
          <w:rtl w:val="0"/>
        </w:rPr>
        <w:t xml:space="preserve">, которая отсутствует в словаре и, по логике программы, воспринимается как санскритское </w:t>
      </w:r>
      <w:r w:rsidDel="00000000" w:rsidR="00000000" w:rsidRPr="00000000">
        <w:rPr>
          <w:rFonts w:ascii="Times New Roman" w:cs="Times New Roman" w:eastAsia="Times New Roman" w:hAnsi="Times New Roman"/>
          <w:sz w:val="24"/>
          <w:szCs w:val="24"/>
          <w:rtl w:val="0"/>
        </w:rPr>
        <w:t xml:space="preserve">имя</w:t>
      </w:r>
      <w:r w:rsidDel="00000000" w:rsidR="00000000" w:rsidRPr="00000000">
        <w:rPr>
          <w:rFonts w:ascii="Times New Roman" w:cs="Times New Roman" w:eastAsia="Times New Roman" w:hAnsi="Times New Roman"/>
          <w:sz w:val="24"/>
          <w:szCs w:val="24"/>
          <w:rtl w:val="0"/>
        </w:rPr>
        <w:t xml:space="preserve">. Кроме того, в результатах оказались и некоторые русские причастия, а также образованные от причастий прилагательные, такие как </w:t>
      </w:r>
      <w:r w:rsidDel="00000000" w:rsidR="00000000" w:rsidRPr="00000000">
        <w:rPr>
          <w:rFonts w:ascii="Times New Roman" w:cs="Times New Roman" w:eastAsia="Times New Roman" w:hAnsi="Times New Roman"/>
          <w:i w:val="1"/>
          <w:sz w:val="24"/>
          <w:szCs w:val="24"/>
          <w:rtl w:val="0"/>
        </w:rPr>
        <w:t xml:space="preserve">всепребывающий, быстроходящий, непреходящий, излучающий, тихоходящий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sz w:val="24"/>
          <w:szCs w:val="24"/>
          <w:rtl w:val="0"/>
        </w:rPr>
        <w:t xml:space="preserve">т. д.</w:t>
      </w:r>
      <w:r w:rsidDel="00000000" w:rsidR="00000000" w:rsidRPr="00000000">
        <w:rPr>
          <w:rFonts w:ascii="Times New Roman" w:cs="Times New Roman" w:eastAsia="Times New Roman" w:hAnsi="Times New Roman"/>
          <w:sz w:val="24"/>
          <w:szCs w:val="24"/>
          <w:rtl w:val="0"/>
        </w:rPr>
        <w:t xml:space="preserve"> Попытка очистки списка от ложных срабатываний включила в себя </w:t>
      </w:r>
      <w:r w:rsidDel="00000000" w:rsidR="00000000" w:rsidRPr="00000000">
        <w:rPr>
          <w:rFonts w:ascii="Times New Roman" w:cs="Times New Roman" w:eastAsia="Times New Roman" w:hAnsi="Times New Roman"/>
          <w:sz w:val="24"/>
          <w:szCs w:val="24"/>
          <w:rtl w:val="0"/>
        </w:rPr>
        <w:t xml:space="preserve">исключение причастий</w:t>
      </w:r>
      <w:r w:rsidDel="00000000" w:rsidR="00000000" w:rsidRPr="00000000">
        <w:rPr>
          <w:rFonts w:ascii="Times New Roman" w:cs="Times New Roman" w:eastAsia="Times New Roman" w:hAnsi="Times New Roman"/>
          <w:sz w:val="24"/>
          <w:szCs w:val="24"/>
          <w:rtl w:val="0"/>
        </w:rPr>
        <w:t xml:space="preserve"> методом проверки наличия типичных для причастий суффиксов в слове (</w:t>
      </w:r>
      <w:r w:rsidDel="00000000" w:rsidR="00000000" w:rsidRPr="00000000">
        <w:rPr>
          <w:rFonts w:ascii="Times New Roman" w:cs="Times New Roman" w:eastAsia="Times New Roman" w:hAnsi="Times New Roman"/>
          <w:i w:val="1"/>
          <w:sz w:val="24"/>
          <w:szCs w:val="24"/>
          <w:rtl w:val="0"/>
        </w:rPr>
        <w:t xml:space="preserve">-ущ, -ащ, -ющ, -ящ, -вш, -енн </w:t>
      </w:r>
      <w:r w:rsidDel="00000000" w:rsidR="00000000" w:rsidRPr="00000000">
        <w:rPr>
          <w:rFonts w:ascii="Times New Roman" w:cs="Times New Roman" w:eastAsia="Times New Roman" w:hAnsi="Times New Roman"/>
          <w:sz w:val="24"/>
          <w:szCs w:val="24"/>
          <w:rtl w:val="0"/>
        </w:rPr>
        <w:t xml:space="preserve">и т. д.), а также повторную лемматизацию с помощью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с проверкой на вхождение в словарь, так как было замечено, что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справляется с определением леммы ряда </w:t>
      </w:r>
      <w:r w:rsidDel="00000000" w:rsidR="00000000" w:rsidRPr="00000000">
        <w:rPr>
          <w:rFonts w:ascii="Times New Roman" w:cs="Times New Roman" w:eastAsia="Times New Roman" w:hAnsi="Times New Roman"/>
          <w:sz w:val="24"/>
          <w:szCs w:val="24"/>
          <w:rtl w:val="0"/>
        </w:rPr>
        <w:t xml:space="preserve">слов</w:t>
      </w:r>
      <w:r w:rsidDel="00000000" w:rsidR="00000000" w:rsidRPr="00000000">
        <w:rPr>
          <w:rFonts w:ascii="Times New Roman" w:cs="Times New Roman" w:eastAsia="Times New Roman" w:hAnsi="Times New Roman"/>
          <w:sz w:val="24"/>
          <w:szCs w:val="24"/>
          <w:rtl w:val="0"/>
        </w:rPr>
        <w:t xml:space="preserve"> (в числе которых вышеупомянутое </w:t>
      </w:r>
      <w:r w:rsidDel="00000000" w:rsidR="00000000" w:rsidRPr="00000000">
        <w:rPr>
          <w:rFonts w:ascii="Times New Roman" w:cs="Times New Roman" w:eastAsia="Times New Roman" w:hAnsi="Times New Roman"/>
          <w:i w:val="1"/>
          <w:sz w:val="24"/>
          <w:szCs w:val="24"/>
          <w:rtl w:val="0"/>
        </w:rPr>
        <w:t xml:space="preserve">нее</w:t>
      </w:r>
      <w:r w:rsidDel="00000000" w:rsidR="00000000" w:rsidRPr="00000000">
        <w:rPr>
          <w:rFonts w:ascii="Times New Roman" w:cs="Times New Roman" w:eastAsia="Times New Roman" w:hAnsi="Times New Roman"/>
          <w:sz w:val="24"/>
          <w:szCs w:val="24"/>
          <w:rtl w:val="0"/>
        </w:rPr>
        <w:t xml:space="preserve">) лучше, чем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Так, получилось 76 словоформ, 61 из которых входят в составленный вручную список сущностей из третьей главы и 15 из которых являются ложными срабатываниями. Еще 14 санскритизмов не вошли в автоматический список. Как можно заметить, эффективность такого комбинированного метода выше эффективности </w:t>
      </w:r>
      <w:r w:rsidDel="00000000" w:rsidR="00000000" w:rsidRPr="00000000">
        <w:rPr>
          <w:rFonts w:ascii="Times New Roman" w:cs="Times New Roman" w:eastAsia="Times New Roman" w:hAnsi="Times New Roman"/>
          <w:sz w:val="24"/>
          <w:szCs w:val="24"/>
          <w:rtl w:val="0"/>
        </w:rPr>
        <w:t xml:space="preserve">предыдущего</w:t>
      </w:r>
      <w:r w:rsidDel="00000000" w:rsidR="00000000" w:rsidRPr="00000000">
        <w:rPr>
          <w:rFonts w:ascii="Times New Roman" w:cs="Times New Roman" w:eastAsia="Times New Roman" w:hAnsi="Times New Roman"/>
          <w:sz w:val="24"/>
          <w:szCs w:val="24"/>
          <w:rtl w:val="0"/>
        </w:rPr>
        <w:t xml:space="preserve">, где использовался каждый раз только один анализатор и встроенные в него словари.</w:t>
      </w:r>
      <w:r w:rsidDel="00000000" w:rsidR="00000000" w:rsidRPr="00000000">
        <w:rPr>
          <w:rtl w:val="0"/>
        </w:rPr>
      </w:r>
    </w:p>
    <w:p w:rsidR="00000000" w:rsidDel="00000000" w:rsidP="00000000" w:rsidRDefault="00000000" w:rsidRPr="00000000" w14:paraId="0000007A">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3.1.3 Словарь русского языка и Deeppavlov</w:t>
      </w:r>
      <w:r w:rsidDel="00000000" w:rsidR="00000000" w:rsidRPr="00000000">
        <w:rPr>
          <w:rtl w:val="0"/>
        </w:rPr>
      </w:r>
    </w:p>
    <w:p w:rsidR="00000000" w:rsidDel="00000000" w:rsidP="00000000" w:rsidRDefault="00000000" w:rsidRPr="00000000" w14:paraId="0000007B">
      <w:pPr>
        <w:spacing w:before="200" w:line="360" w:lineRule="auto"/>
        <w:jc w:val="both"/>
        <w:rPr>
          <w:rFonts w:ascii="Times New Roman" w:cs="Times New Roman" w:eastAsia="Times New Roman" w:hAnsi="Times New Roman"/>
          <w:color w:val="4a86e8"/>
          <w:sz w:val="24"/>
          <w:szCs w:val="24"/>
          <w:highlight w:val="white"/>
        </w:rPr>
      </w:pPr>
      <w:r w:rsidDel="00000000" w:rsidR="00000000" w:rsidRPr="00000000">
        <w:rPr>
          <w:rFonts w:ascii="Times New Roman" w:cs="Times New Roman" w:eastAsia="Times New Roman" w:hAnsi="Times New Roman"/>
          <w:sz w:val="24"/>
          <w:szCs w:val="24"/>
          <w:rtl w:val="0"/>
        </w:rPr>
        <w:t xml:space="preserve">Тем же образом с использованием объединенного словаря был протестирован морфосинтаксический анализатор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 последующим исключением причастий. Анализатор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построен на основе - нейронной сети BERT, построенной компанией Google и успешно протестированной на целом ряде NLP-задач. В итоге в автоматический список санскритских именованных сущностей вошли 69 уникальных словоформ, 64 из которых входят также в составленный вручную список. 5 слов оказались ложными срабатываниями -- пусть и не частотными, но составленными из русских морфем словами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всепребывающий, всетворец, вкусителю, первобожество, первосущность. </w:t>
      </w:r>
      <w:r w:rsidDel="00000000" w:rsidR="00000000" w:rsidRPr="00000000">
        <w:rPr>
          <w:rFonts w:ascii="Times New Roman" w:cs="Times New Roman" w:eastAsia="Times New Roman" w:hAnsi="Times New Roman"/>
          <w:sz w:val="24"/>
          <w:szCs w:val="24"/>
          <w:rtl w:val="0"/>
        </w:rPr>
        <w:t xml:space="preserve">Отметим, что из этих 5 слов 4 -- сложные слова, калькирующие композиты оригинала; из них только слово </w:t>
      </w:r>
      <w:r w:rsidDel="00000000" w:rsidR="00000000" w:rsidRPr="00000000">
        <w:rPr>
          <w:rFonts w:ascii="Times New Roman" w:cs="Times New Roman" w:eastAsia="Times New Roman" w:hAnsi="Times New Roman"/>
          <w:i w:val="1"/>
          <w:sz w:val="24"/>
          <w:szCs w:val="24"/>
          <w:rtl w:val="0"/>
        </w:rPr>
        <w:t xml:space="preserve">первосущность </w:t>
      </w:r>
      <w:r w:rsidDel="00000000" w:rsidR="00000000" w:rsidRPr="00000000">
        <w:rPr>
          <w:rFonts w:ascii="Times New Roman" w:cs="Times New Roman" w:eastAsia="Times New Roman" w:hAnsi="Times New Roman"/>
          <w:sz w:val="24"/>
          <w:szCs w:val="24"/>
          <w:rtl w:val="0"/>
        </w:rPr>
        <w:t xml:space="preserve">-- устоявшийся в языке философский термин (17 вхождений в НКРЯ), а слова </w:t>
      </w:r>
      <w:r w:rsidDel="00000000" w:rsidR="00000000" w:rsidRPr="00000000">
        <w:rPr>
          <w:rFonts w:ascii="Times New Roman" w:cs="Times New Roman" w:eastAsia="Times New Roman" w:hAnsi="Times New Roman"/>
          <w:i w:val="1"/>
          <w:sz w:val="24"/>
          <w:szCs w:val="24"/>
          <w:rtl w:val="0"/>
        </w:rPr>
        <w:t xml:space="preserve">всетворец, вкуситель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первобожество </w:t>
      </w:r>
      <w:r w:rsidDel="00000000" w:rsidR="00000000" w:rsidRPr="00000000">
        <w:rPr>
          <w:rFonts w:ascii="Times New Roman" w:cs="Times New Roman" w:eastAsia="Times New Roman" w:hAnsi="Times New Roman"/>
          <w:sz w:val="24"/>
          <w:szCs w:val="24"/>
          <w:rtl w:val="0"/>
        </w:rPr>
        <w:t xml:space="preserve">отмечены только в одном тексте НКРЯ каждое (все эти тексты относятся к началу XX в.)</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 санскритских имен не вошли в автоматический список: </w:t>
      </w:r>
      <w:r w:rsidDel="00000000" w:rsidR="00000000" w:rsidRPr="00000000">
        <w:rPr>
          <w:rFonts w:ascii="Times New Roman" w:cs="Times New Roman" w:eastAsia="Times New Roman" w:hAnsi="Times New Roman"/>
          <w:i w:val="1"/>
          <w:sz w:val="24"/>
          <w:szCs w:val="24"/>
          <w:rtl w:val="0"/>
        </w:rPr>
        <w:t xml:space="preserve">Арка, брахманам, брахманов, Кала, Кали, каурава, Парада, Ганги, Сома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Яма. </w:t>
      </w:r>
      <w:r w:rsidDel="00000000" w:rsidR="00000000" w:rsidRPr="00000000">
        <w:rPr>
          <w:rFonts w:ascii="Times New Roman" w:cs="Times New Roman" w:eastAsia="Times New Roman" w:hAnsi="Times New Roman"/>
          <w:sz w:val="24"/>
          <w:szCs w:val="24"/>
          <w:highlight w:val="white"/>
          <w:rtl w:val="0"/>
        </w:rPr>
        <w:t xml:space="preserve">Стоит заметить, что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 отличии от вышеописанных анализаторов, обрабатывает каждое слово, учитывая его </w:t>
      </w:r>
      <w:r w:rsidDel="00000000" w:rsidR="00000000" w:rsidRPr="00000000">
        <w:rPr>
          <w:rFonts w:ascii="Times New Roman" w:cs="Times New Roman" w:eastAsia="Times New Roman" w:hAnsi="Times New Roman"/>
          <w:sz w:val="24"/>
          <w:szCs w:val="24"/>
          <w:highlight w:val="white"/>
          <w:rtl w:val="0"/>
        </w:rPr>
        <w:t xml:space="preserve">контекст,</w:t>
      </w:r>
      <w:r w:rsidDel="00000000" w:rsidR="00000000" w:rsidRPr="00000000">
        <w:rPr>
          <w:rFonts w:ascii="Times New Roman" w:cs="Times New Roman" w:eastAsia="Times New Roman" w:hAnsi="Times New Roman"/>
          <w:sz w:val="24"/>
          <w:szCs w:val="24"/>
          <w:highlight w:val="white"/>
          <w:rtl w:val="0"/>
        </w:rPr>
        <w:t xml:space="preserve"> поэтому </w:t>
      </w:r>
      <w:r w:rsidDel="00000000" w:rsidR="00000000" w:rsidRPr="00000000">
        <w:rPr>
          <w:rFonts w:ascii="Times New Roman" w:cs="Times New Roman" w:eastAsia="Times New Roman" w:hAnsi="Times New Roman"/>
          <w:i w:val="1"/>
          <w:sz w:val="24"/>
          <w:szCs w:val="24"/>
          <w:highlight w:val="white"/>
          <w:rtl w:val="0"/>
        </w:rPr>
        <w:t xml:space="preserve">“всепребывающий”</w:t>
      </w:r>
      <w:r w:rsidDel="00000000" w:rsidR="00000000" w:rsidRPr="00000000">
        <w:rPr>
          <w:rFonts w:ascii="Times New Roman" w:cs="Times New Roman" w:eastAsia="Times New Roman" w:hAnsi="Times New Roman"/>
          <w:sz w:val="24"/>
          <w:szCs w:val="24"/>
          <w:highlight w:val="white"/>
          <w:rtl w:val="0"/>
        </w:rPr>
        <w:t xml:space="preserve"> в предложении получает неверную метку NOUN (существительное). Из трех протестированных анализаторов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 показал лучший результат, потому что, как уже упоминалось выше, анализатор рассматривает каждое слово не отдельно, а в контексте и, соответственно, выдает более точный морфологический разбор</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Сравнение эффективности работы </w:t>
      </w:r>
      <w:r w:rsidDel="00000000" w:rsidR="00000000" w:rsidRPr="00000000">
        <w:rPr>
          <w:rFonts w:ascii="Times New Roman" w:cs="Times New Roman" w:eastAsia="Times New Roman" w:hAnsi="Times New Roman"/>
          <w:i w:val="1"/>
          <w:sz w:val="24"/>
          <w:szCs w:val="24"/>
          <w:highlight w:val="white"/>
          <w:rtl w:val="0"/>
        </w:rPr>
        <w:t xml:space="preserve">pymorphy2, mystem </w:t>
      </w:r>
      <w:r w:rsidDel="00000000" w:rsidR="00000000" w:rsidRPr="00000000">
        <w:rPr>
          <w:rFonts w:ascii="Times New Roman" w:cs="Times New Roman" w:eastAsia="Times New Roman" w:hAnsi="Times New Roman"/>
          <w:sz w:val="24"/>
          <w:szCs w:val="24"/>
          <w:highlight w:val="white"/>
          <w:rtl w:val="0"/>
        </w:rPr>
        <w:t xml:space="preserve">и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 в сочетании со словарем русского языка представлено в Приложении 5.</w:t>
      </w:r>
      <w:r w:rsidDel="00000000" w:rsidR="00000000" w:rsidRPr="00000000">
        <w:rPr>
          <w:rtl w:val="0"/>
        </w:rPr>
      </w:r>
    </w:p>
    <w:p w:rsidR="00000000" w:rsidDel="00000000" w:rsidP="00000000" w:rsidRDefault="00000000" w:rsidRPr="00000000" w14:paraId="0000007C">
      <w:pPr>
        <w:spacing w:before="200" w:line="36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Некоторые</w:t>
      </w:r>
      <w:r w:rsidDel="00000000" w:rsidR="00000000" w:rsidRPr="00000000">
        <w:rPr>
          <w:rFonts w:ascii="Times New Roman" w:cs="Times New Roman" w:eastAsia="Times New Roman" w:hAnsi="Times New Roman"/>
          <w:sz w:val="24"/>
          <w:szCs w:val="24"/>
          <w:highlight w:val="white"/>
          <w:rtl w:val="0"/>
        </w:rPr>
        <w:t xml:space="preserve"> из </w:t>
      </w:r>
      <w:r w:rsidDel="00000000" w:rsidR="00000000" w:rsidRPr="00000000">
        <w:rPr>
          <w:rFonts w:ascii="Times New Roman" w:cs="Times New Roman" w:eastAsia="Times New Roman" w:hAnsi="Times New Roman"/>
          <w:sz w:val="24"/>
          <w:szCs w:val="24"/>
          <w:highlight w:val="white"/>
          <w:rtl w:val="0"/>
        </w:rPr>
        <w:t xml:space="preserve">санскритизмов</w:t>
      </w:r>
      <w:r w:rsidDel="00000000" w:rsidR="00000000" w:rsidRPr="00000000">
        <w:rPr>
          <w:rFonts w:ascii="Times New Roman" w:cs="Times New Roman" w:eastAsia="Times New Roman" w:hAnsi="Times New Roman"/>
          <w:sz w:val="24"/>
          <w:szCs w:val="24"/>
          <w:highlight w:val="white"/>
          <w:rtl w:val="0"/>
        </w:rPr>
        <w:t xml:space="preserve">, встречающиеся в третьей главе и основы которых  (а иногда и слова целиком) омонимичны основам русских слов, лемматизируются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-ым</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таким образом, что совпадают по форме с русскими словами. Например, </w:t>
      </w:r>
      <w:r w:rsidDel="00000000" w:rsidR="00000000" w:rsidRPr="00000000">
        <w:rPr>
          <w:rFonts w:ascii="Times New Roman" w:cs="Times New Roman" w:eastAsia="Times New Roman" w:hAnsi="Times New Roman"/>
          <w:i w:val="1"/>
          <w:sz w:val="24"/>
          <w:szCs w:val="24"/>
          <w:highlight w:val="white"/>
          <w:rtl w:val="0"/>
        </w:rPr>
        <w:t xml:space="preserve">Кала</w:t>
      </w:r>
      <w:r w:rsidDel="00000000" w:rsidR="00000000" w:rsidRPr="00000000">
        <w:rPr>
          <w:rFonts w:ascii="Cardo" w:cs="Cardo" w:eastAsia="Cardo" w:hAnsi="Cardo"/>
          <w:sz w:val="24"/>
          <w:szCs w:val="24"/>
          <w:highlight w:val="white"/>
          <w:rtl w:val="0"/>
        </w:rPr>
        <w:t xml:space="preserve"> → </w:t>
      </w:r>
      <w:r w:rsidDel="00000000" w:rsidR="00000000" w:rsidRPr="00000000">
        <w:rPr>
          <w:rFonts w:ascii="Times New Roman" w:cs="Times New Roman" w:eastAsia="Times New Roman" w:hAnsi="Times New Roman"/>
          <w:i w:val="1"/>
          <w:sz w:val="24"/>
          <w:szCs w:val="24"/>
          <w:highlight w:val="white"/>
          <w:rtl w:val="0"/>
        </w:rPr>
        <w:t xml:space="preserve">кал</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Парада</w:t>
      </w:r>
      <w:r w:rsidDel="00000000" w:rsidR="00000000" w:rsidRPr="00000000">
        <w:rPr>
          <w:rFonts w:ascii="Cardo" w:cs="Cardo" w:eastAsia="Cardo" w:hAnsi="Cardo"/>
          <w:sz w:val="24"/>
          <w:szCs w:val="24"/>
          <w:highlight w:val="white"/>
          <w:rtl w:val="0"/>
        </w:rPr>
        <w:t xml:space="preserve"> → </w:t>
      </w:r>
      <w:r w:rsidDel="00000000" w:rsidR="00000000" w:rsidRPr="00000000">
        <w:rPr>
          <w:rFonts w:ascii="Times New Roman" w:cs="Times New Roman" w:eastAsia="Times New Roman" w:hAnsi="Times New Roman"/>
          <w:i w:val="1"/>
          <w:sz w:val="24"/>
          <w:szCs w:val="24"/>
          <w:highlight w:val="white"/>
          <w:rtl w:val="0"/>
        </w:rPr>
        <w:t xml:space="preserve">парад, Яма </w:t>
      </w:r>
      <w:r w:rsidDel="00000000" w:rsidR="00000000" w:rsidRPr="00000000">
        <w:rPr>
          <w:rFonts w:ascii="Cardo" w:cs="Cardo" w:eastAsia="Cardo" w:hAnsi="Cardo"/>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яма, Арка </w:t>
      </w:r>
      <w:r w:rsidDel="00000000" w:rsidR="00000000" w:rsidRPr="00000000">
        <w:rPr>
          <w:rFonts w:ascii="Cardo" w:cs="Cardo" w:eastAsia="Cardo" w:hAnsi="Cardo"/>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арка</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Сома </w:t>
      </w:r>
      <w:r w:rsidDel="00000000" w:rsidR="00000000" w:rsidRPr="00000000">
        <w:rPr>
          <w:rFonts w:ascii="Cardo" w:cs="Cardo" w:eastAsia="Cardo" w:hAnsi="Cardo"/>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сом</w:t>
      </w:r>
      <w:r w:rsidDel="00000000" w:rsidR="00000000" w:rsidRPr="00000000">
        <w:rPr>
          <w:rFonts w:ascii="Times New Roman" w:cs="Times New Roman" w:eastAsia="Times New Roman" w:hAnsi="Times New Roman"/>
          <w:sz w:val="24"/>
          <w:szCs w:val="24"/>
          <w:highlight w:val="white"/>
          <w:rtl w:val="0"/>
        </w:rPr>
        <w:t xml:space="preserve"> и т. д. Следовательно, слово-кандидат не проходит проверку на предмет отсутствия в словаре русских лемм. Все подобные слова, омонимичные в некоторых формам русским, являются тем не менее санскритскими имен</w:t>
      </w:r>
      <w:r w:rsidDel="00000000" w:rsidR="00000000" w:rsidRPr="00000000">
        <w:rPr>
          <w:rFonts w:ascii="Times New Roman" w:cs="Times New Roman" w:eastAsia="Times New Roman" w:hAnsi="Times New Roman"/>
          <w:sz w:val="24"/>
          <w:szCs w:val="24"/>
          <w:highlight w:val="white"/>
          <w:rtl w:val="0"/>
        </w:rPr>
        <w:t xml:space="preserve">а</w:t>
      </w:r>
      <w:r w:rsidDel="00000000" w:rsidR="00000000" w:rsidRPr="00000000">
        <w:rPr>
          <w:rFonts w:ascii="Times New Roman" w:cs="Times New Roman" w:eastAsia="Times New Roman" w:hAnsi="Times New Roman"/>
          <w:sz w:val="24"/>
          <w:szCs w:val="24"/>
          <w:highlight w:val="white"/>
          <w:rtl w:val="0"/>
        </w:rPr>
        <w:t xml:space="preserve">ми собственными. Для того, чтобы решить эту проблему, слова из текста подверглись проверке на наличие первой заглавной буквы: если слово начиналось с заглавной буквы и не стояло при этом в начале предложения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сама словоформа и ее лемма (предложенная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ым) искались в списке Серенсена - списке лемм санскритских имен собственных в докритическом издании Махабхараты (из-за отсутствия более новых полных указателей) - и, если было обнаружено вхождение, слово включалось в выдачу. На последующем этапе очистки текста от русских слов было введено ограничение на некоторые русские суффиксы (только на те, которые состоят из комбинаций букв, не встречающихся в том же порядке в санскритских именах): если в слове встречался суффикс из списка (</w:t>
      </w:r>
      <w:r w:rsidDel="00000000" w:rsidR="00000000" w:rsidRPr="00000000">
        <w:rPr>
          <w:rFonts w:ascii="Times New Roman" w:cs="Times New Roman" w:eastAsia="Times New Roman" w:hAnsi="Times New Roman"/>
          <w:i w:val="1"/>
          <w:sz w:val="24"/>
          <w:szCs w:val="24"/>
          <w:highlight w:val="white"/>
          <w:rtl w:val="0"/>
        </w:rPr>
        <w:t xml:space="preserve">-ущ, -еньк, -ек, -чик, ниц</w:t>
      </w:r>
      <w:r w:rsidDel="00000000" w:rsidR="00000000" w:rsidRPr="00000000">
        <w:rPr>
          <w:rFonts w:ascii="Times New Roman" w:cs="Times New Roman" w:eastAsia="Times New Roman" w:hAnsi="Times New Roman"/>
          <w:sz w:val="24"/>
          <w:szCs w:val="24"/>
          <w:highlight w:val="white"/>
          <w:rtl w:val="0"/>
        </w:rPr>
        <w:t xml:space="preserve"> и т. д.), оно определялось как русское и не попадало в </w:t>
      </w:r>
      <w:r w:rsidDel="00000000" w:rsidR="00000000" w:rsidRPr="00000000">
        <w:rPr>
          <w:rFonts w:ascii="Times New Roman" w:cs="Times New Roman" w:eastAsia="Times New Roman" w:hAnsi="Times New Roman"/>
          <w:sz w:val="24"/>
          <w:szCs w:val="24"/>
          <w:highlight w:val="white"/>
          <w:rtl w:val="0"/>
        </w:rPr>
        <w:t xml:space="preserve">выдачу</w:t>
      </w:r>
      <w:r w:rsidDel="00000000" w:rsidR="00000000" w:rsidRPr="00000000">
        <w:rPr>
          <w:rFonts w:ascii="Times New Roman" w:cs="Times New Roman" w:eastAsia="Times New Roman" w:hAnsi="Times New Roman"/>
          <w:sz w:val="24"/>
          <w:szCs w:val="24"/>
          <w:highlight w:val="white"/>
          <w:rtl w:val="0"/>
        </w:rPr>
        <w:t xml:space="preserve">. Также </w:t>
      </w:r>
      <w:r w:rsidDel="00000000" w:rsidR="00000000" w:rsidRPr="00000000">
        <w:rPr>
          <w:rFonts w:ascii="Times New Roman" w:cs="Times New Roman" w:eastAsia="Times New Roman" w:hAnsi="Times New Roman"/>
          <w:sz w:val="24"/>
          <w:szCs w:val="24"/>
          <w:highlight w:val="white"/>
          <w:rtl w:val="0"/>
        </w:rPr>
        <w:t xml:space="preserve">исключались слова</w:t>
      </w:r>
      <w:r w:rsidDel="00000000" w:rsidR="00000000" w:rsidRPr="00000000">
        <w:rPr>
          <w:rFonts w:ascii="Times New Roman" w:cs="Times New Roman" w:eastAsia="Times New Roman" w:hAnsi="Times New Roman"/>
          <w:sz w:val="24"/>
          <w:szCs w:val="24"/>
          <w:highlight w:val="white"/>
          <w:rtl w:val="0"/>
        </w:rPr>
        <w:t xml:space="preserve">, начинающиеся с </w:t>
      </w:r>
      <w:r w:rsidDel="00000000" w:rsidR="00000000" w:rsidRPr="00000000">
        <w:rPr>
          <w:rFonts w:ascii="Times New Roman" w:cs="Times New Roman" w:eastAsia="Times New Roman" w:hAnsi="Times New Roman"/>
          <w:i w:val="1"/>
          <w:sz w:val="24"/>
          <w:szCs w:val="24"/>
          <w:highlight w:val="white"/>
          <w:rtl w:val="0"/>
        </w:rPr>
        <w:t xml:space="preserve">все-</w:t>
      </w:r>
      <w:r w:rsidDel="00000000" w:rsidR="00000000" w:rsidRPr="00000000">
        <w:rPr>
          <w:rFonts w:ascii="Times New Roman" w:cs="Times New Roman" w:eastAsia="Times New Roman" w:hAnsi="Times New Roman"/>
          <w:sz w:val="24"/>
          <w:szCs w:val="24"/>
          <w:highlight w:val="white"/>
          <w:rtl w:val="0"/>
        </w:rPr>
        <w:t xml:space="preserve"> и </w:t>
      </w:r>
      <w:r w:rsidDel="00000000" w:rsidR="00000000" w:rsidRPr="00000000">
        <w:rPr>
          <w:rFonts w:ascii="Times New Roman" w:cs="Times New Roman" w:eastAsia="Times New Roman" w:hAnsi="Times New Roman"/>
          <w:i w:val="1"/>
          <w:sz w:val="24"/>
          <w:szCs w:val="24"/>
          <w:highlight w:val="white"/>
          <w:rtl w:val="0"/>
        </w:rPr>
        <w:t xml:space="preserve">перво-</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всетворец, всепребывающий, первосущность, первобожество.</w:t>
      </w:r>
    </w:p>
    <w:p w:rsidR="00000000" w:rsidDel="00000000" w:rsidP="00000000" w:rsidRDefault="00000000" w:rsidRPr="00000000" w14:paraId="0000007D">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После описанной </w:t>
      </w:r>
      <w:r w:rsidDel="00000000" w:rsidR="00000000" w:rsidRPr="00000000">
        <w:rPr>
          <w:rFonts w:ascii="Times New Roman" w:cs="Times New Roman" w:eastAsia="Times New Roman" w:hAnsi="Times New Roman"/>
          <w:sz w:val="24"/>
          <w:szCs w:val="24"/>
          <w:highlight w:val="white"/>
          <w:rtl w:val="0"/>
        </w:rPr>
        <w:t xml:space="preserve">дообработки</w:t>
      </w:r>
      <w:r w:rsidDel="00000000" w:rsidR="00000000" w:rsidRPr="00000000">
        <w:rPr>
          <w:rFonts w:ascii="Times New Roman" w:cs="Times New Roman" w:eastAsia="Times New Roman" w:hAnsi="Times New Roman"/>
          <w:sz w:val="24"/>
          <w:szCs w:val="24"/>
          <w:highlight w:val="white"/>
          <w:rtl w:val="0"/>
        </w:rPr>
        <w:t xml:space="preserve"> текста получилась 71 словоформа, все из которых совпадают с отобранными вручную, то есть описываемый в этой главе </w:t>
      </w:r>
      <w:r w:rsidDel="00000000" w:rsidR="00000000" w:rsidRPr="00000000">
        <w:rPr>
          <w:rFonts w:ascii="Times New Roman" w:cs="Times New Roman" w:eastAsia="Times New Roman" w:hAnsi="Times New Roman"/>
          <w:sz w:val="24"/>
          <w:szCs w:val="24"/>
          <w:highlight w:val="white"/>
          <w:rtl w:val="0"/>
        </w:rPr>
        <w:t xml:space="preserve">метод</w:t>
      </w:r>
      <w:r w:rsidDel="00000000" w:rsidR="00000000" w:rsidRPr="00000000">
        <w:rPr>
          <w:rFonts w:ascii="Times New Roman" w:cs="Times New Roman" w:eastAsia="Times New Roman" w:hAnsi="Times New Roman"/>
          <w:sz w:val="24"/>
          <w:szCs w:val="24"/>
          <w:highlight w:val="white"/>
          <w:rtl w:val="0"/>
        </w:rPr>
        <w:t xml:space="preserve"> помог избавиться от ложных срабатываний. Однако в выдачу не вошли 4 санскритизма: </w:t>
      </w:r>
      <w:r w:rsidDel="00000000" w:rsidR="00000000" w:rsidRPr="00000000">
        <w:rPr>
          <w:rFonts w:ascii="Times New Roman" w:cs="Times New Roman" w:eastAsia="Times New Roman" w:hAnsi="Times New Roman"/>
          <w:i w:val="1"/>
          <w:sz w:val="24"/>
          <w:szCs w:val="24"/>
          <w:highlight w:val="white"/>
          <w:rtl w:val="0"/>
        </w:rPr>
        <w:t xml:space="preserve">брахманам, брахманов, Каурава, Ганги.</w:t>
      </w:r>
      <w:r w:rsidDel="00000000" w:rsidR="00000000" w:rsidRPr="00000000">
        <w:rPr>
          <w:rFonts w:ascii="Times New Roman" w:cs="Times New Roman" w:eastAsia="Times New Roman" w:hAnsi="Times New Roman"/>
          <w:sz w:val="24"/>
          <w:szCs w:val="24"/>
          <w:highlight w:val="white"/>
          <w:rtl w:val="0"/>
        </w:rPr>
        <w:t xml:space="preserve"> Их отсутствие в автоматическом списке объясняется тем, что в объединенном русском словаре, использовавшемся для выявления санскритизмов, присутствуют некоторые заведомо санскритские слов, которые должны входить в указатель, такие как </w:t>
      </w:r>
      <w:r w:rsidDel="00000000" w:rsidR="00000000" w:rsidRPr="00000000">
        <w:rPr>
          <w:rFonts w:ascii="Times New Roman" w:cs="Times New Roman" w:eastAsia="Times New Roman" w:hAnsi="Times New Roman"/>
          <w:i w:val="1"/>
          <w:sz w:val="24"/>
          <w:szCs w:val="24"/>
          <w:highlight w:val="white"/>
          <w:rtl w:val="0"/>
        </w:rPr>
        <w:t xml:space="preserve">брахман</w:t>
      </w:r>
      <w:r w:rsidDel="00000000" w:rsidR="00000000" w:rsidRPr="00000000">
        <w:rPr>
          <w:rFonts w:ascii="Times New Roman" w:cs="Times New Roman" w:eastAsia="Times New Roman" w:hAnsi="Times New Roman"/>
          <w:sz w:val="24"/>
          <w:szCs w:val="24"/>
          <w:highlight w:val="white"/>
          <w:rtl w:val="0"/>
        </w:rPr>
        <w:t xml:space="preserve">. Помимо этого, несмотря на то, что слова с заглавных букв проходили дополнительную проверку, слова </w:t>
      </w:r>
      <w:r w:rsidDel="00000000" w:rsidR="00000000" w:rsidRPr="00000000">
        <w:rPr>
          <w:rFonts w:ascii="Times New Roman" w:cs="Times New Roman" w:eastAsia="Times New Roman" w:hAnsi="Times New Roman"/>
          <w:i w:val="1"/>
          <w:sz w:val="24"/>
          <w:szCs w:val="24"/>
          <w:highlight w:val="white"/>
          <w:rtl w:val="0"/>
        </w:rPr>
        <w:t xml:space="preserve">Ганги</w:t>
      </w:r>
      <w:r w:rsidDel="00000000" w:rsidR="00000000" w:rsidRPr="00000000">
        <w:rPr>
          <w:rFonts w:ascii="Times New Roman" w:cs="Times New Roman" w:eastAsia="Times New Roman" w:hAnsi="Times New Roman"/>
          <w:sz w:val="24"/>
          <w:szCs w:val="24"/>
          <w:highlight w:val="white"/>
          <w:rtl w:val="0"/>
        </w:rPr>
        <w:t xml:space="preserve">, а также его автоматически определенной леммы </w:t>
      </w:r>
      <w:r w:rsidDel="00000000" w:rsidR="00000000" w:rsidRPr="00000000">
        <w:rPr>
          <w:rFonts w:ascii="Times New Roman" w:cs="Times New Roman" w:eastAsia="Times New Roman" w:hAnsi="Times New Roman"/>
          <w:i w:val="1"/>
          <w:sz w:val="24"/>
          <w:szCs w:val="24"/>
          <w:highlight w:val="white"/>
          <w:rtl w:val="0"/>
        </w:rPr>
        <w:t xml:space="preserve">Ганг</w:t>
      </w:r>
      <w:r w:rsidDel="00000000" w:rsidR="00000000" w:rsidRPr="00000000">
        <w:rPr>
          <w:rFonts w:ascii="Times New Roman" w:cs="Times New Roman" w:eastAsia="Times New Roman" w:hAnsi="Times New Roman"/>
          <w:sz w:val="24"/>
          <w:szCs w:val="24"/>
          <w:highlight w:val="white"/>
          <w:rtl w:val="0"/>
        </w:rPr>
        <w:t xml:space="preserve">, не оказалось в списке санскритских имен, поэтому в конечный список слово не вошло. Правильная лемма словоформы </w:t>
      </w:r>
      <w:r w:rsidDel="00000000" w:rsidR="00000000" w:rsidRPr="00000000">
        <w:rPr>
          <w:rFonts w:ascii="Times New Roman" w:cs="Times New Roman" w:eastAsia="Times New Roman" w:hAnsi="Times New Roman"/>
          <w:i w:val="1"/>
          <w:sz w:val="24"/>
          <w:szCs w:val="24"/>
          <w:highlight w:val="white"/>
          <w:rtl w:val="0"/>
        </w:rPr>
        <w:t xml:space="preserve">Ганги </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 Ганга, </w:t>
      </w:r>
      <w:r w:rsidDel="00000000" w:rsidR="00000000" w:rsidRPr="00000000">
        <w:rPr>
          <w:rFonts w:ascii="Times New Roman" w:cs="Times New Roman" w:eastAsia="Times New Roman" w:hAnsi="Times New Roman"/>
          <w:sz w:val="24"/>
          <w:szCs w:val="24"/>
          <w:highlight w:val="white"/>
          <w:rtl w:val="0"/>
        </w:rPr>
        <w:t xml:space="preserve">а не </w:t>
      </w:r>
      <w:r w:rsidDel="00000000" w:rsidR="00000000" w:rsidRPr="00000000">
        <w:rPr>
          <w:rFonts w:ascii="Times New Roman" w:cs="Times New Roman" w:eastAsia="Times New Roman" w:hAnsi="Times New Roman"/>
          <w:i w:val="1"/>
          <w:sz w:val="24"/>
          <w:szCs w:val="24"/>
          <w:highlight w:val="white"/>
          <w:rtl w:val="0"/>
        </w:rPr>
        <w:t xml:space="preserve">Ганг,</w:t>
      </w:r>
      <w:r w:rsidDel="00000000" w:rsidR="00000000" w:rsidRPr="00000000">
        <w:rPr>
          <w:rFonts w:ascii="Times New Roman" w:cs="Times New Roman" w:eastAsia="Times New Roman" w:hAnsi="Times New Roman"/>
          <w:sz w:val="24"/>
          <w:szCs w:val="24"/>
          <w:highlight w:val="white"/>
          <w:rtl w:val="0"/>
        </w:rPr>
        <w:t xml:space="preserve"> в чем можно убедиться из предложения: </w:t>
      </w:r>
      <w:r w:rsidDel="00000000" w:rsidR="00000000" w:rsidRPr="00000000">
        <w:rPr>
          <w:rFonts w:ascii="Times New Roman" w:cs="Times New Roman" w:eastAsia="Times New Roman" w:hAnsi="Times New Roman"/>
          <w:i w:val="1"/>
          <w:sz w:val="24"/>
          <w:szCs w:val="24"/>
          <w:highlight w:val="white"/>
          <w:rtl w:val="0"/>
        </w:rPr>
        <w:t xml:space="preserve">Восторжествовавший</w:t>
      </w:r>
      <w:r w:rsidDel="00000000" w:rsidR="00000000" w:rsidRPr="00000000">
        <w:rPr>
          <w:rFonts w:ascii="Times New Roman" w:cs="Times New Roman" w:eastAsia="Times New Roman" w:hAnsi="Times New Roman"/>
          <w:i w:val="1"/>
          <w:sz w:val="24"/>
          <w:szCs w:val="24"/>
          <w:highlight w:val="white"/>
          <w:rtl w:val="0"/>
        </w:rPr>
        <w:t xml:space="preserve"> над чувствами, питающийся одним воздухом, он вошел в воды Ганги и стал совершать пранаяму. </w:t>
      </w:r>
      <w:r w:rsidDel="00000000" w:rsidR="00000000" w:rsidRPr="00000000">
        <w:rPr>
          <w:rFonts w:ascii="Times New Roman" w:cs="Times New Roman" w:eastAsia="Times New Roman" w:hAnsi="Times New Roman"/>
          <w:sz w:val="24"/>
          <w:szCs w:val="24"/>
          <w:highlight w:val="white"/>
          <w:rtl w:val="0"/>
        </w:rPr>
        <w:t xml:space="preserve">Так как описываемый способ не решает проблемы лемматизации санскритских имен, но в то же время зависит от правильности определения лемм, некоторые санскритские имена, такие как </w:t>
      </w:r>
      <w:r w:rsidDel="00000000" w:rsidR="00000000" w:rsidRPr="00000000">
        <w:rPr>
          <w:rFonts w:ascii="Times New Roman" w:cs="Times New Roman" w:eastAsia="Times New Roman" w:hAnsi="Times New Roman"/>
          <w:i w:val="1"/>
          <w:sz w:val="24"/>
          <w:szCs w:val="24"/>
          <w:highlight w:val="white"/>
          <w:rtl w:val="0"/>
        </w:rPr>
        <w:t xml:space="preserve">Ганга,</w:t>
      </w:r>
      <w:r w:rsidDel="00000000" w:rsidR="00000000" w:rsidRPr="00000000">
        <w:rPr>
          <w:rFonts w:ascii="Times New Roman" w:cs="Times New Roman" w:eastAsia="Times New Roman" w:hAnsi="Times New Roman"/>
          <w:sz w:val="24"/>
          <w:szCs w:val="24"/>
          <w:highlight w:val="white"/>
          <w:rtl w:val="0"/>
        </w:rPr>
        <w:t xml:space="preserve"> не могут попасть в автоматический список санскритских именованных сущностей</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 Следовательно, создаваемый инструмент обработки санскритизмов не может базироваться только на анализаторе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 даже несмотря на высокую эффективность его анализа, так как остаются некоторые случаи, с которыми анализатор по умолчанию не может справиться в силу неверного определения леммы.</w:t>
      </w:r>
    </w:p>
    <w:p w:rsidR="00000000" w:rsidDel="00000000" w:rsidP="00000000" w:rsidRDefault="00000000" w:rsidRPr="00000000" w14:paraId="0000007E">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i w:val="1"/>
          <w:sz w:val="24"/>
          <w:szCs w:val="24"/>
          <w:highlight w:val="white"/>
          <w:rtl w:val="0"/>
        </w:rPr>
        <w:t xml:space="preserve">3.1.4 Deeppavlov</w:t>
      </w:r>
      <w:r w:rsidDel="00000000" w:rsidR="00000000" w:rsidRPr="00000000">
        <w:rPr>
          <w:rFonts w:ascii="Times New Roman" w:cs="Times New Roman" w:eastAsia="Times New Roman" w:hAnsi="Times New Roman"/>
          <w:sz w:val="24"/>
          <w:szCs w:val="24"/>
          <w:highlight w:val="white"/>
          <w:rtl w:val="0"/>
        </w:rPr>
        <w:t xml:space="preserve"> и синтаксический анализ</w:t>
      </w:r>
    </w:p>
    <w:p w:rsidR="00000000" w:rsidDel="00000000" w:rsidP="00000000" w:rsidRDefault="00000000" w:rsidRPr="00000000" w14:paraId="0000007F">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данной главе описывается точность морфосинтаксического анализа санскритских именованных сущностей, выполняемого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-ым. В связи с тем, что метод извлечения санскритизмов с использованием этого анализатора </w:t>
      </w:r>
      <w:r w:rsidDel="00000000" w:rsidR="00000000" w:rsidRPr="00000000">
        <w:rPr>
          <w:rFonts w:ascii="Times New Roman" w:cs="Times New Roman" w:eastAsia="Times New Roman" w:hAnsi="Times New Roman"/>
          <w:sz w:val="24"/>
          <w:szCs w:val="24"/>
          <w:highlight w:val="white"/>
          <w:rtl w:val="0"/>
        </w:rPr>
        <w:t xml:space="preserve">показал себя лучше остальных</w:t>
      </w:r>
      <w:r w:rsidDel="00000000" w:rsidR="00000000" w:rsidRPr="00000000">
        <w:rPr>
          <w:rFonts w:ascii="Times New Roman" w:cs="Times New Roman" w:eastAsia="Times New Roman" w:hAnsi="Times New Roman"/>
          <w:sz w:val="24"/>
          <w:szCs w:val="24"/>
          <w:highlight w:val="white"/>
          <w:rtl w:val="0"/>
        </w:rPr>
        <w:t xml:space="preserve"> (но, в любом случае, требует разработки дополнительного алгоритма обработки - см. предыдущую главу), было решено протестировать </w:t>
      </w:r>
      <w:r w:rsidDel="00000000" w:rsidR="00000000" w:rsidRPr="00000000">
        <w:rPr>
          <w:rFonts w:ascii="Times New Roman" w:cs="Times New Roman" w:eastAsia="Times New Roman" w:hAnsi="Times New Roman"/>
          <w:i w:val="1"/>
          <w:sz w:val="24"/>
          <w:szCs w:val="24"/>
          <w:highlight w:val="white"/>
          <w:rtl w:val="0"/>
        </w:rPr>
        <w:t xml:space="preserve">deeppavlov</w:t>
      </w:r>
      <w:r w:rsidDel="00000000" w:rsidR="00000000" w:rsidRPr="00000000">
        <w:rPr>
          <w:rFonts w:ascii="Times New Roman" w:cs="Times New Roman" w:eastAsia="Times New Roman" w:hAnsi="Times New Roman"/>
          <w:sz w:val="24"/>
          <w:szCs w:val="24"/>
          <w:highlight w:val="white"/>
          <w:rtl w:val="0"/>
        </w:rPr>
        <w:t xml:space="preserve"> отдельно, а именно его способность определять падеж, род, число и, самое главное, лемму санскритских имен в тексте на русском языке. Кроме того, эта проверка предполагает попытку решения следующей поставленной задачи - лемматизации санскритизмов.</w:t>
      </w:r>
    </w:p>
    <w:p w:rsidR="00000000" w:rsidDel="00000000" w:rsidP="00000000" w:rsidRDefault="00000000" w:rsidRPr="00000000" w14:paraId="00000080">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проверки точности морфологического анализа, выполняемого анализатором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выявленные </w:t>
      </w:r>
      <w:r w:rsidDel="00000000" w:rsidR="00000000" w:rsidRPr="00000000">
        <w:rPr>
          <w:rFonts w:ascii="Times New Roman" w:cs="Times New Roman" w:eastAsia="Times New Roman" w:hAnsi="Times New Roman"/>
          <w:sz w:val="24"/>
          <w:szCs w:val="24"/>
          <w:rtl w:val="0"/>
        </w:rPr>
        <w:t xml:space="preserve">санскритизмы</w:t>
      </w:r>
      <w:r w:rsidDel="00000000" w:rsidR="00000000" w:rsidRPr="00000000">
        <w:rPr>
          <w:rFonts w:ascii="Times New Roman" w:cs="Times New Roman" w:eastAsia="Times New Roman" w:hAnsi="Times New Roman"/>
          <w:sz w:val="24"/>
          <w:szCs w:val="24"/>
          <w:rtl w:val="0"/>
        </w:rPr>
        <w:t xml:space="preserve"> были обработаны в составе предложений, так как морфологическая обработка в данном случае контекстно зависимая. За морфологический анализ в анализаторе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отвечает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Но в связи с тем, что, как уже замечалось, процесс приписывания морфологических тегов происходит с учетом контекста,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зачастую показывает результат лучше, чем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в отдельности (и лучше, чем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В качестве примера рассмотрим санскритское имя собственное </w:t>
      </w:r>
      <w:r w:rsidDel="00000000" w:rsidR="00000000" w:rsidRPr="00000000">
        <w:rPr>
          <w:rFonts w:ascii="Times New Roman" w:cs="Times New Roman" w:eastAsia="Times New Roman" w:hAnsi="Times New Roman"/>
          <w:i w:val="1"/>
          <w:sz w:val="24"/>
          <w:szCs w:val="24"/>
          <w:rtl w:val="0"/>
        </w:rPr>
        <w:t xml:space="preserve">Дхритараштра</w:t>
      </w:r>
      <w:r w:rsidDel="00000000" w:rsidR="00000000" w:rsidRPr="00000000">
        <w:rPr>
          <w:rFonts w:ascii="Times New Roman" w:cs="Times New Roman" w:eastAsia="Times New Roman" w:hAnsi="Times New Roman"/>
          <w:sz w:val="24"/>
          <w:szCs w:val="24"/>
          <w:rtl w:val="0"/>
        </w:rPr>
        <w:t xml:space="preserve"> (царь Кауравов).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mystem </w:t>
      </w:r>
      <w:r w:rsidDel="00000000" w:rsidR="00000000" w:rsidRPr="00000000">
        <w:rPr>
          <w:rFonts w:ascii="Times New Roman" w:cs="Times New Roman" w:eastAsia="Times New Roman" w:hAnsi="Times New Roman"/>
          <w:sz w:val="24"/>
          <w:szCs w:val="24"/>
          <w:rtl w:val="0"/>
        </w:rPr>
        <w:t xml:space="preserve">неверно определяет род имени как женский в то время, как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анализирую слово в составе предложения, приписывает имени мужской род.</w:t>
      </w:r>
    </w:p>
    <w:p w:rsidR="00000000" w:rsidDel="00000000" w:rsidP="00000000" w:rsidRDefault="00000000" w:rsidRPr="00000000" w14:paraId="0000008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 же характеристики (лемма, падеж, число, род) были приписаны </w:t>
      </w:r>
      <w:r w:rsidDel="00000000" w:rsidR="00000000" w:rsidRPr="00000000">
        <w:rPr>
          <w:rFonts w:ascii="Times New Roman" w:cs="Times New Roman" w:eastAsia="Times New Roman" w:hAnsi="Times New Roman"/>
          <w:sz w:val="24"/>
          <w:szCs w:val="24"/>
          <w:rtl w:val="0"/>
        </w:rPr>
        <w:t xml:space="preserve">санскритизмам</w:t>
      </w:r>
      <w:r w:rsidDel="00000000" w:rsidR="00000000" w:rsidRPr="00000000">
        <w:rPr>
          <w:rFonts w:ascii="Times New Roman" w:cs="Times New Roman" w:eastAsia="Times New Roman" w:hAnsi="Times New Roman"/>
          <w:sz w:val="24"/>
          <w:szCs w:val="24"/>
          <w:rtl w:val="0"/>
        </w:rPr>
        <w:t xml:space="preserve"> из третьей главы третьего тома Махабхараты </w:t>
      </w:r>
      <w:r w:rsidDel="00000000" w:rsidR="00000000" w:rsidRPr="00000000">
        <w:rPr>
          <w:rFonts w:ascii="Times New Roman" w:cs="Times New Roman" w:eastAsia="Times New Roman" w:hAnsi="Times New Roman"/>
          <w:sz w:val="24"/>
          <w:szCs w:val="24"/>
          <w:rtl w:val="0"/>
        </w:rPr>
        <w:t xml:space="preserve">вручную</w:t>
      </w:r>
      <w:r w:rsidDel="00000000" w:rsidR="00000000" w:rsidRPr="00000000">
        <w:rPr>
          <w:rFonts w:ascii="Times New Roman" w:cs="Times New Roman" w:eastAsia="Times New Roman" w:hAnsi="Times New Roman"/>
          <w:sz w:val="24"/>
          <w:szCs w:val="24"/>
          <w:rtl w:val="0"/>
        </w:rPr>
        <w:t xml:space="preserve">, их количество составило 79 штук. Путем подсчета количества верных морфологических тегов, полученных автоматически, был выявлен процент верных разборов - процент точности морфологического анализатора для каждой категории. </w:t>
      </w:r>
    </w:p>
    <w:p w:rsidR="00000000" w:rsidDel="00000000" w:rsidP="00000000" w:rsidRDefault="00000000" w:rsidRPr="00000000" w14:paraId="00000082">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Хуже всего анализатор справился с определением леммы слов и показал точность 47%. Лучше всего - с определением числа: анализатор верно отметил 99% случаев, а также неплохо справился с падежом - 96% правильного определения. Точность определения рода составила 75%. Все обнаруженные ошибки представлены в Приложении 6.</w:t>
      </w:r>
      <w:r w:rsidDel="00000000" w:rsidR="00000000" w:rsidRPr="00000000">
        <w:rPr>
          <w:rtl w:val="0"/>
        </w:rPr>
      </w:r>
    </w:p>
    <w:p w:rsidR="00000000" w:rsidDel="00000000" w:rsidP="00000000" w:rsidRDefault="00000000" w:rsidRPr="00000000" w14:paraId="0000008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69% случаев неправильной лемматизации анализатор верно определил род, число и падеж словоформы. Самой частотной ошибкой в образовании леммы стало опущение </w:t>
      </w:r>
      <w:r w:rsidDel="00000000" w:rsidR="00000000" w:rsidRPr="00000000">
        <w:rPr>
          <w:rFonts w:ascii="Times New Roman" w:cs="Times New Roman" w:eastAsia="Times New Roman" w:hAnsi="Times New Roman"/>
          <w:i w:val="1"/>
          <w:sz w:val="24"/>
          <w:szCs w:val="24"/>
          <w:rtl w:val="0"/>
        </w:rPr>
        <w:t xml:space="preserve">-а </w:t>
      </w:r>
      <w:r w:rsidDel="00000000" w:rsidR="00000000" w:rsidRPr="00000000">
        <w:rPr>
          <w:rFonts w:ascii="Times New Roman" w:cs="Times New Roman" w:eastAsia="Times New Roman" w:hAnsi="Times New Roman"/>
          <w:sz w:val="24"/>
          <w:szCs w:val="24"/>
          <w:rtl w:val="0"/>
        </w:rPr>
        <w:t xml:space="preserve">на конце слова: ровно 50% от всех ошибок этого типа. К примеру, </w:t>
      </w:r>
      <w:r w:rsidDel="00000000" w:rsidR="00000000" w:rsidRPr="00000000">
        <w:rPr>
          <w:rFonts w:ascii="Times New Roman" w:cs="Times New Roman" w:eastAsia="Times New Roman" w:hAnsi="Times New Roman"/>
          <w:i w:val="1"/>
          <w:sz w:val="24"/>
          <w:szCs w:val="24"/>
          <w:rtl w:val="0"/>
        </w:rPr>
        <w:t xml:space="preserve">Будха </w:t>
      </w:r>
      <w:r w:rsidDel="00000000" w:rsidR="00000000" w:rsidRPr="00000000">
        <w:rPr>
          <w:rFonts w:ascii="Times New Roman" w:cs="Times New Roman" w:eastAsia="Times New Roman" w:hAnsi="Times New Roman"/>
          <w:sz w:val="24"/>
          <w:szCs w:val="24"/>
          <w:rtl w:val="0"/>
        </w:rPr>
        <w:t xml:space="preserve">лемматизировалось как</w:t>
      </w:r>
      <w:r w:rsidDel="00000000" w:rsidR="00000000" w:rsidRPr="00000000">
        <w:rPr>
          <w:rFonts w:ascii="Times New Roman" w:cs="Times New Roman" w:eastAsia="Times New Roman" w:hAnsi="Times New Roman"/>
          <w:i w:val="1"/>
          <w:sz w:val="24"/>
          <w:szCs w:val="24"/>
          <w:rtl w:val="0"/>
        </w:rPr>
        <w:t xml:space="preserve"> Будх </w:t>
      </w:r>
      <w:r w:rsidDel="00000000" w:rsidR="00000000" w:rsidRPr="00000000">
        <w:rPr>
          <w:rFonts w:ascii="Times New Roman" w:cs="Times New Roman" w:eastAsia="Times New Roman" w:hAnsi="Times New Roman"/>
          <w:sz w:val="24"/>
          <w:szCs w:val="24"/>
          <w:rtl w:val="0"/>
        </w:rPr>
        <w:t xml:space="preserve">(верная лемма - </w:t>
      </w:r>
      <w:r w:rsidDel="00000000" w:rsidR="00000000" w:rsidRPr="00000000">
        <w:rPr>
          <w:rFonts w:ascii="Times New Roman" w:cs="Times New Roman" w:eastAsia="Times New Roman" w:hAnsi="Times New Roman"/>
          <w:i w:val="1"/>
          <w:sz w:val="24"/>
          <w:szCs w:val="24"/>
          <w:rtl w:val="0"/>
        </w:rPr>
        <w:t xml:space="preserve">Будха</w:t>
      </w:r>
      <w:r w:rsidDel="00000000" w:rsidR="00000000" w:rsidRPr="00000000">
        <w:rPr>
          <w:rFonts w:ascii="Times New Roman" w:cs="Times New Roman" w:eastAsia="Times New Roman" w:hAnsi="Times New Roman"/>
          <w:sz w:val="24"/>
          <w:szCs w:val="24"/>
          <w:rtl w:val="0"/>
        </w:rPr>
        <w:t xml:space="preserve">, санскритское Buddha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Индра </w:t>
      </w:r>
      <w:r w:rsidDel="00000000" w:rsidR="00000000" w:rsidRPr="00000000">
        <w:rPr>
          <w:rFonts w:ascii="Times New Roman" w:cs="Times New Roman" w:eastAsia="Times New Roman" w:hAnsi="Times New Roman"/>
          <w:sz w:val="24"/>
          <w:szCs w:val="24"/>
          <w:rtl w:val="0"/>
        </w:rPr>
        <w:t xml:space="preserve">- как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Индр</w:t>
      </w:r>
      <w:r w:rsidDel="00000000" w:rsidR="00000000" w:rsidRPr="00000000">
        <w:rPr>
          <w:rFonts w:ascii="Times New Roman" w:cs="Times New Roman" w:eastAsia="Times New Roman" w:hAnsi="Times New Roman"/>
          <w:sz w:val="24"/>
          <w:szCs w:val="24"/>
          <w:rtl w:val="0"/>
        </w:rPr>
        <w:t xml:space="preserve"> (верная лемма - </w:t>
      </w:r>
      <w:r w:rsidDel="00000000" w:rsidR="00000000" w:rsidRPr="00000000">
        <w:rPr>
          <w:rFonts w:ascii="Times New Roman" w:cs="Times New Roman" w:eastAsia="Times New Roman" w:hAnsi="Times New Roman"/>
          <w:i w:val="1"/>
          <w:sz w:val="24"/>
          <w:szCs w:val="24"/>
          <w:rtl w:val="0"/>
        </w:rPr>
        <w:t xml:space="preserve">Индр</w:t>
      </w:r>
      <w:r w:rsidDel="00000000" w:rsidR="00000000" w:rsidRPr="00000000">
        <w:rPr>
          <w:rFonts w:ascii="Times New Roman" w:cs="Times New Roman" w:eastAsia="Times New Roman" w:hAnsi="Times New Roman"/>
          <w:i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 Интересно, что все из этих слов (кроме одного случая: </w:t>
      </w:r>
      <w:r w:rsidDel="00000000" w:rsidR="00000000" w:rsidRPr="00000000">
        <w:rPr>
          <w:rFonts w:ascii="Times New Roman" w:cs="Times New Roman" w:eastAsia="Times New Roman" w:hAnsi="Times New Roman"/>
          <w:i w:val="1"/>
          <w:sz w:val="24"/>
          <w:szCs w:val="24"/>
          <w:rtl w:val="0"/>
        </w:rPr>
        <w:t xml:space="preserve">Ганами</w:t>
      </w:r>
      <w:r w:rsidDel="00000000" w:rsidR="00000000" w:rsidRPr="00000000">
        <w:rPr>
          <w:rFonts w:ascii="Times New Roman" w:cs="Times New Roman" w:eastAsia="Times New Roman" w:hAnsi="Times New Roman"/>
          <w:sz w:val="24"/>
          <w:szCs w:val="24"/>
          <w:rtl w:val="0"/>
        </w:rPr>
        <w:t xml:space="preserve"> (инструменталис) лемматизировалось как </w:t>
      </w:r>
      <w:r w:rsidDel="00000000" w:rsidR="00000000" w:rsidRPr="00000000">
        <w:rPr>
          <w:rFonts w:ascii="Times New Roman" w:cs="Times New Roman" w:eastAsia="Times New Roman" w:hAnsi="Times New Roman"/>
          <w:i w:val="1"/>
          <w:sz w:val="24"/>
          <w:szCs w:val="24"/>
          <w:rtl w:val="0"/>
        </w:rPr>
        <w:t xml:space="preserve">Ган</w:t>
      </w:r>
      <w:r w:rsidDel="00000000" w:rsidR="00000000" w:rsidRPr="00000000">
        <w:rPr>
          <w:rFonts w:ascii="Times New Roman" w:cs="Times New Roman" w:eastAsia="Times New Roman" w:hAnsi="Times New Roman"/>
          <w:sz w:val="24"/>
          <w:szCs w:val="24"/>
          <w:rtl w:val="0"/>
        </w:rPr>
        <w:t xml:space="preserve"> вместо </w:t>
      </w:r>
      <w:r w:rsidDel="00000000" w:rsidR="00000000" w:rsidRPr="00000000">
        <w:rPr>
          <w:rFonts w:ascii="Times New Roman" w:cs="Times New Roman" w:eastAsia="Times New Roman" w:hAnsi="Times New Roman"/>
          <w:i w:val="1"/>
          <w:sz w:val="24"/>
          <w:szCs w:val="24"/>
          <w:rtl w:val="0"/>
        </w:rPr>
        <w:t xml:space="preserve">Гана</w:t>
      </w:r>
      <w:r w:rsidDel="00000000" w:rsidR="00000000" w:rsidRPr="00000000">
        <w:rPr>
          <w:rFonts w:ascii="Times New Roman" w:cs="Times New Roman" w:eastAsia="Times New Roman" w:hAnsi="Times New Roman"/>
          <w:sz w:val="24"/>
          <w:szCs w:val="24"/>
          <w:rtl w:val="0"/>
        </w:rPr>
        <w:t xml:space="preserve">) стояли в именительном падеже и единственном числе, причем падеж и число определены анализатором верно. В 14% случаев неверной лемматизации анализатор оставил словоформу в исходном виде (</w:t>
      </w:r>
      <w:r w:rsidDel="00000000" w:rsidR="00000000" w:rsidRPr="00000000">
        <w:rPr>
          <w:rFonts w:ascii="Times New Roman" w:cs="Times New Roman" w:eastAsia="Times New Roman" w:hAnsi="Times New Roman"/>
          <w:i w:val="1"/>
          <w:sz w:val="24"/>
          <w:szCs w:val="24"/>
          <w:rtl w:val="0"/>
        </w:rPr>
        <w:t xml:space="preserve">якшами </w:t>
      </w:r>
      <w:r w:rsidDel="00000000" w:rsidR="00000000" w:rsidRPr="00000000">
        <w:rPr>
          <w:rFonts w:ascii="Cardo" w:cs="Cardo" w:eastAsia="Cardo" w:hAnsi="Cardo"/>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якшами</w:t>
      </w:r>
      <w:r w:rsidDel="00000000" w:rsidR="00000000" w:rsidRPr="00000000">
        <w:rPr>
          <w:rFonts w:ascii="Times New Roman" w:cs="Times New Roman" w:eastAsia="Times New Roman" w:hAnsi="Times New Roman"/>
          <w:sz w:val="24"/>
          <w:szCs w:val="24"/>
          <w:rtl w:val="0"/>
        </w:rPr>
        <w:t xml:space="preserve"> и т. д.). 8% ошибок характеризуются заменой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на </w:t>
      </w:r>
      <w:r w:rsidDel="00000000" w:rsidR="00000000" w:rsidRPr="00000000">
        <w:rPr>
          <w:rFonts w:ascii="Times New Roman" w:cs="Times New Roman" w:eastAsia="Times New Roman" w:hAnsi="Times New Roman"/>
          <w:i w:val="1"/>
          <w:sz w:val="24"/>
          <w:szCs w:val="24"/>
          <w:rtl w:val="0"/>
        </w:rPr>
        <w:t xml:space="preserve">-ь</w:t>
      </w:r>
      <w:r w:rsidDel="00000000" w:rsidR="00000000" w:rsidRPr="00000000">
        <w:rPr>
          <w:rFonts w:ascii="Times New Roman" w:cs="Times New Roman" w:eastAsia="Times New Roman" w:hAnsi="Times New Roman"/>
          <w:sz w:val="24"/>
          <w:szCs w:val="24"/>
          <w:rtl w:val="0"/>
        </w:rPr>
        <w:t xml:space="preserve"> на конце слова: </w:t>
      </w:r>
      <w:r w:rsidDel="00000000" w:rsidR="00000000" w:rsidRPr="00000000">
        <w:rPr>
          <w:rFonts w:ascii="Times New Roman" w:cs="Times New Roman" w:eastAsia="Times New Roman" w:hAnsi="Times New Roman"/>
          <w:i w:val="1"/>
          <w:sz w:val="24"/>
          <w:szCs w:val="24"/>
          <w:rtl w:val="0"/>
        </w:rPr>
        <w:t xml:space="preserve">Адити</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Адить</w:t>
      </w:r>
      <w:r w:rsidDel="00000000" w:rsidR="00000000" w:rsidRPr="00000000">
        <w:rPr>
          <w:rFonts w:ascii="Times New Roman" w:cs="Times New Roman" w:eastAsia="Times New Roman" w:hAnsi="Times New Roman"/>
          <w:sz w:val="24"/>
          <w:szCs w:val="24"/>
          <w:rtl w:val="0"/>
        </w:rPr>
        <w:t xml:space="preserve"> и т. д. Некоторое количество ошибок допущено с заменой </w:t>
      </w:r>
      <w:r w:rsidDel="00000000" w:rsidR="00000000" w:rsidRPr="00000000">
        <w:rPr>
          <w:rFonts w:ascii="Times New Roman" w:cs="Times New Roman" w:eastAsia="Times New Roman" w:hAnsi="Times New Roman"/>
          <w:i w:val="1"/>
          <w:sz w:val="24"/>
          <w:szCs w:val="24"/>
          <w:rtl w:val="0"/>
        </w:rPr>
        <w:t xml:space="preserve">-ья</w:t>
      </w:r>
      <w:r w:rsidDel="00000000" w:rsidR="00000000" w:rsidRPr="00000000">
        <w:rPr>
          <w:rFonts w:ascii="Times New Roman" w:cs="Times New Roman" w:eastAsia="Times New Roman" w:hAnsi="Times New Roman"/>
          <w:sz w:val="24"/>
          <w:szCs w:val="24"/>
          <w:rtl w:val="0"/>
        </w:rPr>
        <w:t xml:space="preserve"> на </w:t>
      </w:r>
      <w:r w:rsidDel="00000000" w:rsidR="00000000" w:rsidRPr="00000000">
        <w:rPr>
          <w:rFonts w:ascii="Times New Roman" w:cs="Times New Roman" w:eastAsia="Times New Roman" w:hAnsi="Times New Roman"/>
          <w:i w:val="1"/>
          <w:sz w:val="24"/>
          <w:szCs w:val="24"/>
          <w:rtl w:val="0"/>
        </w:rPr>
        <w:t xml:space="preserve">-ий</w:t>
      </w:r>
      <w:r w:rsidDel="00000000" w:rsidR="00000000" w:rsidRPr="00000000">
        <w:rPr>
          <w:rFonts w:ascii="Times New Roman" w:cs="Times New Roman" w:eastAsia="Times New Roman" w:hAnsi="Times New Roman"/>
          <w:sz w:val="24"/>
          <w:szCs w:val="24"/>
          <w:rtl w:val="0"/>
        </w:rPr>
        <w:t xml:space="preserve"> на конце слова (</w:t>
      </w:r>
      <w:r w:rsidDel="00000000" w:rsidR="00000000" w:rsidRPr="00000000">
        <w:rPr>
          <w:rFonts w:ascii="Times New Roman" w:cs="Times New Roman" w:eastAsia="Times New Roman" w:hAnsi="Times New Roman"/>
          <w:i w:val="1"/>
          <w:sz w:val="24"/>
          <w:szCs w:val="24"/>
          <w:rtl w:val="0"/>
        </w:rPr>
        <w:t xml:space="preserve">Сурья</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Сурий</w:t>
      </w:r>
      <w:r w:rsidDel="00000000" w:rsidR="00000000" w:rsidRPr="00000000">
        <w:rPr>
          <w:rFonts w:ascii="Times New Roman" w:cs="Times New Roman" w:eastAsia="Times New Roman" w:hAnsi="Times New Roman"/>
          <w:sz w:val="24"/>
          <w:szCs w:val="24"/>
          <w:rtl w:val="0"/>
        </w:rPr>
        <w:t xml:space="preserve">), лемматизацией слова как прилагательного - неверный выбор части речи (</w:t>
      </w:r>
      <w:r w:rsidDel="00000000" w:rsidR="00000000" w:rsidRPr="00000000">
        <w:rPr>
          <w:rFonts w:ascii="Times New Roman" w:cs="Times New Roman" w:eastAsia="Times New Roman" w:hAnsi="Times New Roman"/>
          <w:i w:val="1"/>
          <w:sz w:val="24"/>
          <w:szCs w:val="24"/>
          <w:rtl w:val="0"/>
        </w:rPr>
        <w:t xml:space="preserve">Вайшампаяна</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Вайшампаяный</w:t>
      </w:r>
      <w:r w:rsidDel="00000000" w:rsidR="00000000" w:rsidRPr="00000000">
        <w:rPr>
          <w:rFonts w:ascii="Times New Roman" w:cs="Times New Roman" w:eastAsia="Times New Roman" w:hAnsi="Times New Roman"/>
          <w:sz w:val="24"/>
          <w:szCs w:val="24"/>
          <w:rtl w:val="0"/>
        </w:rPr>
        <w:t xml:space="preserve">), а также появлением </w:t>
      </w:r>
      <w:r w:rsidDel="00000000" w:rsidR="00000000" w:rsidRPr="00000000">
        <w:rPr>
          <w:rFonts w:ascii="Times New Roman" w:cs="Times New Roman" w:eastAsia="Times New Roman" w:hAnsi="Times New Roman"/>
          <w:i w:val="1"/>
          <w:sz w:val="24"/>
          <w:szCs w:val="24"/>
          <w:rtl w:val="0"/>
        </w:rPr>
        <w:t xml:space="preserve">-й</w:t>
      </w:r>
      <w:r w:rsidDel="00000000" w:rsidR="00000000" w:rsidRPr="00000000">
        <w:rPr>
          <w:rFonts w:ascii="Times New Roman" w:cs="Times New Roman" w:eastAsia="Times New Roman" w:hAnsi="Times New Roman"/>
          <w:sz w:val="24"/>
          <w:szCs w:val="24"/>
          <w:rtl w:val="0"/>
        </w:rPr>
        <w:t xml:space="preserve"> на конце слова (</w:t>
      </w:r>
      <w:r w:rsidDel="00000000" w:rsidR="00000000" w:rsidRPr="00000000">
        <w:rPr>
          <w:rFonts w:ascii="Times New Roman" w:cs="Times New Roman" w:eastAsia="Times New Roman" w:hAnsi="Times New Roman"/>
          <w:i w:val="1"/>
          <w:sz w:val="24"/>
          <w:szCs w:val="24"/>
          <w:rtl w:val="0"/>
        </w:rPr>
        <w:t xml:space="preserve">Джанамеджая</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Джанамеджай</w:t>
      </w:r>
      <w:r w:rsidDel="00000000" w:rsidR="00000000" w:rsidRPr="00000000">
        <w:rPr>
          <w:rFonts w:ascii="Times New Roman" w:cs="Times New Roman" w:eastAsia="Times New Roman" w:hAnsi="Times New Roman"/>
          <w:sz w:val="24"/>
          <w:szCs w:val="24"/>
          <w:rtl w:val="0"/>
        </w:rPr>
        <w:t xml:space="preserve">). В одном случае анализатор, предположительно, нашел известную ему часть в слове и привел ее к лемме по образцу парадигмы с беглым </w:t>
      </w:r>
      <w:r w:rsidDel="00000000" w:rsidR="00000000" w:rsidRPr="00000000">
        <w:rPr>
          <w:rFonts w:ascii="Times New Roman" w:cs="Times New Roman" w:eastAsia="Times New Roman" w:hAnsi="Times New Roman"/>
          <w:i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Мухурта</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Мухурот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рта</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рот</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Ошибка в определении падежа словоформы </w:t>
      </w:r>
      <w:r w:rsidDel="00000000" w:rsidR="00000000" w:rsidRPr="00000000">
        <w:rPr>
          <w:rFonts w:ascii="Times New Roman" w:cs="Times New Roman" w:eastAsia="Times New Roman" w:hAnsi="Times New Roman"/>
          <w:i w:val="1"/>
          <w:sz w:val="24"/>
          <w:szCs w:val="24"/>
          <w:rtl w:val="0"/>
        </w:rPr>
        <w:t xml:space="preserve">Крита</w:t>
      </w:r>
      <w:r w:rsidDel="00000000" w:rsidR="00000000" w:rsidRPr="00000000">
        <w:rPr>
          <w:rFonts w:ascii="Times New Roman" w:cs="Times New Roman" w:eastAsia="Times New Roman" w:hAnsi="Times New Roman"/>
          <w:sz w:val="24"/>
          <w:szCs w:val="24"/>
          <w:rtl w:val="0"/>
        </w:rPr>
        <w:t xml:space="preserve"> связана с тем, что слово расположено в контексте перечисления и предшествующее ему слово стоит в родительном падеже: </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Носитель Вед, Крита, Трета, Двапара и Кали...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Определив падеж слова </w:t>
      </w:r>
      <w:r w:rsidDel="00000000" w:rsidR="00000000" w:rsidRPr="00000000">
        <w:rPr>
          <w:rFonts w:ascii="Times New Roman" w:cs="Times New Roman" w:eastAsia="Times New Roman" w:hAnsi="Times New Roman"/>
          <w:i w:val="1"/>
          <w:sz w:val="24"/>
          <w:szCs w:val="24"/>
          <w:rtl w:val="0"/>
        </w:rPr>
        <w:t xml:space="preserve">Вед</w:t>
      </w:r>
      <w:r w:rsidDel="00000000" w:rsidR="00000000" w:rsidRPr="00000000">
        <w:rPr>
          <w:rFonts w:ascii="Times New Roman" w:cs="Times New Roman" w:eastAsia="Times New Roman" w:hAnsi="Times New Roman"/>
          <w:sz w:val="24"/>
          <w:szCs w:val="24"/>
          <w:rtl w:val="0"/>
        </w:rPr>
        <w:t xml:space="preserve"> как родительный, анализатор приписал тот же падеж </w:t>
      </w:r>
      <w:r w:rsidDel="00000000" w:rsidR="00000000" w:rsidRPr="00000000">
        <w:rPr>
          <w:rFonts w:ascii="Times New Roman" w:cs="Times New Roman" w:eastAsia="Times New Roman" w:hAnsi="Times New Roman"/>
          <w:sz w:val="24"/>
          <w:szCs w:val="24"/>
          <w:rtl w:val="0"/>
        </w:rPr>
        <w:t xml:space="preserve">по аналогии</w:t>
      </w:r>
      <w:r w:rsidDel="00000000" w:rsidR="00000000" w:rsidRPr="00000000">
        <w:rPr>
          <w:rFonts w:ascii="Times New Roman" w:cs="Times New Roman" w:eastAsia="Times New Roman" w:hAnsi="Times New Roman"/>
          <w:sz w:val="24"/>
          <w:szCs w:val="24"/>
          <w:rtl w:val="0"/>
        </w:rPr>
        <w:t xml:space="preserve"> и следующему за ним слову. В данном случае, определить падеж  слова </w:t>
      </w:r>
      <w:r w:rsidDel="00000000" w:rsidR="00000000" w:rsidRPr="00000000">
        <w:rPr>
          <w:rFonts w:ascii="Times New Roman" w:cs="Times New Roman" w:eastAsia="Times New Roman" w:hAnsi="Times New Roman"/>
          <w:i w:val="1"/>
          <w:sz w:val="24"/>
          <w:szCs w:val="24"/>
          <w:rtl w:val="0"/>
        </w:rPr>
        <w:t xml:space="preserve">Крита</w:t>
      </w:r>
      <w:r w:rsidDel="00000000" w:rsidR="00000000" w:rsidRPr="00000000">
        <w:rPr>
          <w:rFonts w:ascii="Times New Roman" w:cs="Times New Roman" w:eastAsia="Times New Roman" w:hAnsi="Times New Roman"/>
          <w:sz w:val="24"/>
          <w:szCs w:val="24"/>
          <w:rtl w:val="0"/>
        </w:rPr>
        <w:t xml:space="preserve"> по окончанию не представляется возможным, так как это имя может быть существительным в единственном числе и номинативе, а может являться генитивом, если лемма </w:t>
      </w:r>
      <w:r w:rsidDel="00000000" w:rsidR="00000000" w:rsidRPr="00000000">
        <w:rPr>
          <w:rFonts w:ascii="Times New Roman" w:cs="Times New Roman" w:eastAsia="Times New Roman" w:hAnsi="Times New Roman"/>
          <w:i w:val="1"/>
          <w:sz w:val="24"/>
          <w:szCs w:val="24"/>
          <w:rtl w:val="0"/>
        </w:rPr>
        <w:t xml:space="preserve">Крит,</w:t>
      </w:r>
      <w:r w:rsidDel="00000000" w:rsidR="00000000" w:rsidRPr="00000000">
        <w:rPr>
          <w:rFonts w:ascii="Times New Roman" w:cs="Times New Roman" w:eastAsia="Times New Roman" w:hAnsi="Times New Roman"/>
          <w:sz w:val="24"/>
          <w:szCs w:val="24"/>
          <w:rtl w:val="0"/>
        </w:rPr>
        <w:t xml:space="preserve"> то есть окончание </w:t>
      </w:r>
      <w:r w:rsidDel="00000000" w:rsidR="00000000" w:rsidRPr="00000000">
        <w:rPr>
          <w:rFonts w:ascii="Times New Roman" w:cs="Times New Roman" w:eastAsia="Times New Roman" w:hAnsi="Times New Roman"/>
          <w:i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 свойственно сразу нескольким случаям в парадигме склонения </w:t>
      </w:r>
      <w:r w:rsidDel="00000000" w:rsidR="00000000" w:rsidRPr="00000000">
        <w:rPr>
          <w:rFonts w:ascii="Times New Roman" w:cs="Times New Roman" w:eastAsia="Times New Roman" w:hAnsi="Times New Roman"/>
          <w:sz w:val="24"/>
          <w:szCs w:val="24"/>
          <w:rtl w:val="0"/>
        </w:rPr>
        <w:t xml:space="preserve">существительных</w:t>
      </w:r>
      <w:r w:rsidDel="00000000" w:rsidR="00000000" w:rsidRPr="00000000">
        <w:rPr>
          <w:rFonts w:ascii="Times New Roman" w:cs="Times New Roman" w:eastAsia="Times New Roman" w:hAnsi="Times New Roman"/>
          <w:sz w:val="24"/>
          <w:szCs w:val="24"/>
          <w:rtl w:val="0"/>
        </w:rPr>
        <w:t xml:space="preserve">. Интересно, что для следующих за именем </w:t>
      </w:r>
      <w:r w:rsidDel="00000000" w:rsidR="00000000" w:rsidRPr="00000000">
        <w:rPr>
          <w:rFonts w:ascii="Times New Roman" w:cs="Times New Roman" w:eastAsia="Times New Roman" w:hAnsi="Times New Roman"/>
          <w:i w:val="1"/>
          <w:sz w:val="24"/>
          <w:szCs w:val="24"/>
          <w:rtl w:val="0"/>
        </w:rPr>
        <w:t xml:space="preserve">Крита</w:t>
      </w:r>
      <w:r w:rsidDel="00000000" w:rsidR="00000000" w:rsidRPr="00000000">
        <w:rPr>
          <w:rFonts w:ascii="Times New Roman" w:cs="Times New Roman" w:eastAsia="Times New Roman" w:hAnsi="Times New Roman"/>
          <w:sz w:val="24"/>
          <w:szCs w:val="24"/>
          <w:rtl w:val="0"/>
        </w:rPr>
        <w:t xml:space="preserve"> сущностей </w:t>
      </w:r>
      <w:r w:rsidDel="00000000" w:rsidR="00000000" w:rsidRPr="00000000">
        <w:rPr>
          <w:rFonts w:ascii="Times New Roman" w:cs="Times New Roman" w:eastAsia="Times New Roman" w:hAnsi="Times New Roman"/>
          <w:i w:val="1"/>
          <w:sz w:val="24"/>
          <w:szCs w:val="24"/>
          <w:rtl w:val="0"/>
        </w:rPr>
        <w:t xml:space="preserve">Трета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Двапара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определил падеж верно.</w:t>
      </w:r>
    </w:p>
    <w:p w:rsidR="00000000" w:rsidDel="00000000" w:rsidP="00000000" w:rsidRDefault="00000000" w:rsidRPr="00000000" w14:paraId="00000085">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В 80% случаев неверного приписывания слову женского рода (в то время, как правильный род мужской) слово заканчивалось на </w:t>
      </w:r>
      <w:r w:rsidDel="00000000" w:rsidR="00000000" w:rsidRPr="00000000">
        <w:rPr>
          <w:rFonts w:ascii="Times New Roman" w:cs="Times New Roman" w:eastAsia="Times New Roman" w:hAnsi="Times New Roman"/>
          <w:i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ангарака, будха, рудра, шукра, картавирья, мухурта</w:t>
      </w:r>
      <w:r w:rsidDel="00000000" w:rsidR="00000000" w:rsidRPr="00000000">
        <w:rPr>
          <w:rFonts w:ascii="Times New Roman" w:cs="Times New Roman" w:eastAsia="Times New Roman" w:hAnsi="Times New Roman"/>
          <w:sz w:val="24"/>
          <w:szCs w:val="24"/>
          <w:rtl w:val="0"/>
        </w:rPr>
        <w:t xml:space="preserve"> и т. д. Несмотря на неверное определение рода, 48% таких слов были правильно лемматизированы, все они стояли в именительном падеже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6">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Стоит заметить, что во всех случаях (кроме одного - </w:t>
      </w:r>
      <w:r w:rsidDel="00000000" w:rsidR="00000000" w:rsidRPr="00000000">
        <w:rPr>
          <w:rFonts w:ascii="Times New Roman" w:cs="Times New Roman" w:eastAsia="Times New Roman" w:hAnsi="Times New Roman"/>
          <w:i w:val="1"/>
          <w:sz w:val="24"/>
          <w:szCs w:val="24"/>
          <w:highlight w:val="white"/>
          <w:rtl w:val="0"/>
        </w:rPr>
        <w:t xml:space="preserve">Махабхараты</w:t>
      </w:r>
      <w:r w:rsidDel="00000000" w:rsidR="00000000" w:rsidRPr="00000000">
        <w:rPr>
          <w:rFonts w:ascii="Times New Roman" w:cs="Times New Roman" w:eastAsia="Times New Roman" w:hAnsi="Times New Roman"/>
          <w:sz w:val="24"/>
          <w:szCs w:val="24"/>
          <w:highlight w:val="white"/>
          <w:rtl w:val="0"/>
        </w:rPr>
        <w:t xml:space="preserve">) анализатор смог верно определить число. Интересно, что </w:t>
      </w:r>
      <w:r w:rsidDel="00000000" w:rsidR="00000000" w:rsidRPr="00000000">
        <w:rPr>
          <w:rFonts w:ascii="Times New Roman" w:cs="Times New Roman" w:eastAsia="Times New Roman" w:hAnsi="Times New Roman"/>
          <w:sz w:val="24"/>
          <w:szCs w:val="24"/>
          <w:rtl w:val="0"/>
        </w:rPr>
        <w:t xml:space="preserve">для слова </w:t>
      </w:r>
      <w:r w:rsidDel="00000000" w:rsidR="00000000" w:rsidRPr="00000000">
        <w:rPr>
          <w:rFonts w:ascii="Times New Roman" w:cs="Times New Roman" w:eastAsia="Times New Roman" w:hAnsi="Times New Roman"/>
          <w:i w:val="1"/>
          <w:sz w:val="24"/>
          <w:szCs w:val="24"/>
          <w:rtl w:val="0"/>
        </w:rPr>
        <w:t xml:space="preserve">Махабхарата deeppavlov</w:t>
      </w:r>
      <w:r w:rsidDel="00000000" w:rsidR="00000000" w:rsidRPr="00000000">
        <w:rPr>
          <w:rFonts w:ascii="Times New Roman" w:cs="Times New Roman" w:eastAsia="Times New Roman" w:hAnsi="Times New Roman"/>
          <w:sz w:val="24"/>
          <w:szCs w:val="24"/>
          <w:rtl w:val="0"/>
        </w:rPr>
        <w:t xml:space="preserve"> не смог верно определить ни одну из категорий. Если проводить сравнение с другим анализатором, в наиболее вероятном разборе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например, приписывает слову </w:t>
      </w:r>
      <w:r w:rsidDel="00000000" w:rsidR="00000000" w:rsidRPr="00000000">
        <w:rPr>
          <w:rFonts w:ascii="Times New Roman" w:cs="Times New Roman" w:eastAsia="Times New Roman" w:hAnsi="Times New Roman"/>
          <w:i w:val="1"/>
          <w:sz w:val="24"/>
          <w:szCs w:val="24"/>
          <w:rtl w:val="0"/>
        </w:rPr>
        <w:t xml:space="preserve">Махабхарата</w:t>
      </w:r>
      <w:r w:rsidDel="00000000" w:rsidR="00000000" w:rsidRPr="00000000">
        <w:rPr>
          <w:rFonts w:ascii="Times New Roman" w:cs="Times New Roman" w:eastAsia="Times New Roman" w:hAnsi="Times New Roman"/>
          <w:sz w:val="24"/>
          <w:szCs w:val="24"/>
          <w:rtl w:val="0"/>
        </w:rPr>
        <w:t xml:space="preserve"> морфологическую характеристику краткого прилагательного от </w:t>
      </w:r>
      <w:r w:rsidDel="00000000" w:rsidR="00000000" w:rsidRPr="00000000">
        <w:rPr>
          <w:rFonts w:ascii="Times New Roman" w:cs="Times New Roman" w:eastAsia="Times New Roman" w:hAnsi="Times New Roman"/>
          <w:i w:val="1"/>
          <w:sz w:val="24"/>
          <w:szCs w:val="24"/>
          <w:rtl w:val="0"/>
        </w:rPr>
        <w:t xml:space="preserve">махабхаратый</w:t>
      </w:r>
      <w:r w:rsidDel="00000000" w:rsidR="00000000" w:rsidRPr="00000000">
        <w:rPr>
          <w:rFonts w:ascii="Times New Roman" w:cs="Times New Roman" w:eastAsia="Times New Roman" w:hAnsi="Times New Roman"/>
          <w:sz w:val="24"/>
          <w:szCs w:val="24"/>
          <w:rtl w:val="0"/>
        </w:rPr>
        <w:t xml:space="preserve">, а также считает возможным что </w:t>
      </w:r>
      <w:r w:rsidDel="00000000" w:rsidR="00000000" w:rsidRPr="00000000">
        <w:rPr>
          <w:rFonts w:ascii="Times New Roman" w:cs="Times New Roman" w:eastAsia="Times New Roman" w:hAnsi="Times New Roman"/>
          <w:i w:val="1"/>
          <w:sz w:val="24"/>
          <w:szCs w:val="24"/>
          <w:rtl w:val="0"/>
        </w:rPr>
        <w:t xml:space="preserve">Махабхарата</w:t>
      </w:r>
      <w:r w:rsidDel="00000000" w:rsidR="00000000" w:rsidRPr="00000000">
        <w:rPr>
          <w:rFonts w:ascii="Times New Roman" w:cs="Times New Roman" w:eastAsia="Times New Roman" w:hAnsi="Times New Roman"/>
          <w:sz w:val="24"/>
          <w:szCs w:val="24"/>
          <w:rtl w:val="0"/>
        </w:rPr>
        <w:t xml:space="preserve"> является формой причастия от </w:t>
      </w:r>
      <w:r w:rsidDel="00000000" w:rsidR="00000000" w:rsidRPr="00000000">
        <w:rPr>
          <w:rFonts w:ascii="Times New Roman" w:cs="Times New Roman" w:eastAsia="Times New Roman" w:hAnsi="Times New Roman"/>
          <w:i w:val="1"/>
          <w:sz w:val="24"/>
          <w:szCs w:val="24"/>
          <w:rtl w:val="0"/>
        </w:rPr>
        <w:t xml:space="preserve">махабхарать</w:t>
      </w:r>
      <w:r w:rsidDel="00000000" w:rsidR="00000000" w:rsidRPr="00000000">
        <w:rPr>
          <w:rFonts w:ascii="Times New Roman" w:cs="Times New Roman" w:eastAsia="Times New Roman" w:hAnsi="Times New Roman"/>
          <w:sz w:val="24"/>
          <w:szCs w:val="24"/>
          <w:rtl w:val="0"/>
        </w:rPr>
        <w:t xml:space="preserve">. Известен также случай, когда морфологический анализатор разобрал предложил для </w:t>
      </w:r>
      <w:r w:rsidDel="00000000" w:rsidR="00000000" w:rsidRPr="00000000">
        <w:rPr>
          <w:rFonts w:ascii="Times New Roman" w:cs="Times New Roman" w:eastAsia="Times New Roman" w:hAnsi="Times New Roman"/>
          <w:i w:val="1"/>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лемму </w:t>
      </w:r>
      <w:r w:rsidDel="00000000" w:rsidR="00000000" w:rsidRPr="00000000">
        <w:rPr>
          <w:rFonts w:ascii="Times New Roman" w:cs="Times New Roman" w:eastAsia="Times New Roman" w:hAnsi="Times New Roman"/>
          <w:i w:val="1"/>
          <w:sz w:val="24"/>
          <w:szCs w:val="24"/>
          <w:rtl w:val="0"/>
        </w:rPr>
        <w:t xml:space="preserve">махабхаронок.</w:t>
      </w:r>
      <w:r w:rsidDel="00000000" w:rsidR="00000000" w:rsidRPr="00000000">
        <w:rPr>
          <w:rFonts w:ascii="Times New Roman" w:cs="Times New Roman" w:eastAsia="Times New Roman" w:hAnsi="Times New Roman"/>
          <w:sz w:val="24"/>
          <w:szCs w:val="24"/>
          <w:rtl w:val="0"/>
        </w:rPr>
        <w:t xml:space="preserve"> Предложение, в котором встретилось слово, следующее: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highlight w:val="white"/>
          <w:rtl w:val="0"/>
        </w:rPr>
        <w:t xml:space="preserve">Такова в книге «Лесная» великой «Махабхараты» третья глава”</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87">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i w:val="1"/>
          <w:sz w:val="24"/>
          <w:szCs w:val="24"/>
          <w:highlight w:val="white"/>
          <w:rtl w:val="0"/>
        </w:rPr>
        <w:t xml:space="preserve">3.1.5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i w:val="1"/>
          <w:sz w:val="24"/>
          <w:szCs w:val="24"/>
          <w:rtl w:val="0"/>
        </w:rPr>
        <w:t xml:space="preserve">ussian stemmer Snowball</w:t>
      </w:r>
      <w:r w:rsidDel="00000000" w:rsidR="00000000" w:rsidRPr="00000000">
        <w:rPr>
          <w:rtl w:val="0"/>
        </w:rPr>
      </w:r>
    </w:p>
    <w:p w:rsidR="00000000" w:rsidDel="00000000" w:rsidP="00000000" w:rsidRDefault="00000000" w:rsidRPr="00000000" w14:paraId="0000008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Еще одним анализатором, протестированном в рамках исследования, стал стеммер </w:t>
      </w:r>
      <w:r w:rsidDel="00000000" w:rsidR="00000000" w:rsidRPr="00000000">
        <w:rPr>
          <w:rFonts w:ascii="Times New Roman" w:cs="Times New Roman" w:eastAsia="Times New Roman" w:hAnsi="Times New Roman"/>
          <w:i w:val="1"/>
          <w:sz w:val="24"/>
          <w:szCs w:val="24"/>
          <w:rtl w:val="0"/>
        </w:rPr>
        <w:t xml:space="preserve">Snowball </w:t>
      </w:r>
      <w:r w:rsidDel="00000000" w:rsidR="00000000" w:rsidRPr="00000000">
        <w:rPr>
          <w:rFonts w:ascii="Times New Roman" w:cs="Times New Roman" w:eastAsia="Times New Roman" w:hAnsi="Times New Roman"/>
          <w:sz w:val="24"/>
          <w:szCs w:val="24"/>
          <w:rtl w:val="0"/>
        </w:rPr>
        <w:t xml:space="preserve">(см. Приложение 4), разработанный специально для использования в проектах по информационному поиску и способный обрабатывать тексты на ряде романских, германских, скандинавских и других европейских языках, среди которых перечислен и русский. Стеммер написан для нескольких языков программирования, в том числе и </w:t>
      </w:r>
      <w:r w:rsidDel="00000000" w:rsidR="00000000" w:rsidRPr="00000000">
        <w:rPr>
          <w:rFonts w:ascii="Times New Roman" w:cs="Times New Roman" w:eastAsia="Times New Roman" w:hAnsi="Times New Roman"/>
          <w:sz w:val="24"/>
          <w:szCs w:val="24"/>
          <w:rtl w:val="0"/>
        </w:rPr>
        <w:t xml:space="preserve">для Python</w:t>
      </w:r>
      <w:r w:rsidDel="00000000" w:rsidR="00000000" w:rsidRPr="00000000">
        <w:rPr>
          <w:rFonts w:ascii="Times New Roman" w:cs="Times New Roman" w:eastAsia="Times New Roman" w:hAnsi="Times New Roman"/>
          <w:sz w:val="24"/>
          <w:szCs w:val="24"/>
          <w:rtl w:val="0"/>
        </w:rPr>
        <w:t xml:space="preserve">, который используется в настоящей работе. </w:t>
      </w:r>
    </w:p>
    <w:p w:rsidR="00000000" w:rsidDel="00000000" w:rsidP="00000000" w:rsidRDefault="00000000" w:rsidRPr="00000000" w14:paraId="0000008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Суть работы стеммера проста: анализатор отсекает окончания у слов, получая таким образом некоторый фрагмент, предположительно - их основу. К примеру, словоформу </w:t>
      </w:r>
      <w:r w:rsidDel="00000000" w:rsidR="00000000" w:rsidRPr="00000000">
        <w:rPr>
          <w:rFonts w:ascii="Times New Roman" w:cs="Times New Roman" w:eastAsia="Times New Roman" w:hAnsi="Times New Roman"/>
          <w:i w:val="1"/>
          <w:sz w:val="24"/>
          <w:szCs w:val="24"/>
          <w:rtl w:val="0"/>
        </w:rPr>
        <w:t xml:space="preserve">важной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Snowball</w:t>
      </w:r>
      <w:r w:rsidDel="00000000" w:rsidR="00000000" w:rsidRPr="00000000">
        <w:rPr>
          <w:rFonts w:ascii="Times New Roman" w:cs="Times New Roman" w:eastAsia="Times New Roman" w:hAnsi="Times New Roman"/>
          <w:sz w:val="24"/>
          <w:szCs w:val="24"/>
          <w:rtl w:val="0"/>
        </w:rPr>
        <w:t xml:space="preserve"> превращает в </w:t>
      </w:r>
      <w:r w:rsidDel="00000000" w:rsidR="00000000" w:rsidRPr="00000000">
        <w:rPr>
          <w:rFonts w:ascii="Times New Roman" w:cs="Times New Roman" w:eastAsia="Times New Roman" w:hAnsi="Times New Roman"/>
          <w:i w:val="1"/>
          <w:sz w:val="24"/>
          <w:szCs w:val="24"/>
          <w:rtl w:val="0"/>
        </w:rPr>
        <w:t xml:space="preserve">важн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вазы </w:t>
      </w:r>
      <w:r w:rsidDel="00000000" w:rsidR="00000000" w:rsidRPr="00000000">
        <w:rPr>
          <w:rFonts w:ascii="Times New Roman" w:cs="Times New Roman" w:eastAsia="Times New Roman" w:hAnsi="Times New Roman"/>
          <w:sz w:val="24"/>
          <w:szCs w:val="24"/>
          <w:rtl w:val="0"/>
        </w:rPr>
        <w:t xml:space="preserve">- в </w:t>
      </w:r>
      <w:r w:rsidDel="00000000" w:rsidR="00000000" w:rsidRPr="00000000">
        <w:rPr>
          <w:rFonts w:ascii="Times New Roman" w:cs="Times New Roman" w:eastAsia="Times New Roman" w:hAnsi="Times New Roman"/>
          <w:i w:val="1"/>
          <w:sz w:val="24"/>
          <w:szCs w:val="24"/>
          <w:rtl w:val="0"/>
        </w:rPr>
        <w:t xml:space="preserve">ваз</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пакостей</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пакост</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падшую - падш</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павильон</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павильон</w:t>
      </w:r>
      <w:r w:rsidDel="00000000" w:rsidR="00000000" w:rsidRPr="00000000">
        <w:rPr>
          <w:rFonts w:ascii="Times New Roman" w:cs="Times New Roman" w:eastAsia="Times New Roman" w:hAnsi="Times New Roman"/>
          <w:sz w:val="24"/>
          <w:szCs w:val="24"/>
          <w:rtl w:val="0"/>
        </w:rPr>
        <w:t xml:space="preserve"> и т. д. Также программа предусматривает, что парадигмы некоторых слов могут быть супплетивны, то есть словоформы в косвенных падежах могут быть непохожи на их леммы: </w:t>
      </w:r>
      <w:r w:rsidDel="00000000" w:rsidR="00000000" w:rsidRPr="00000000">
        <w:rPr>
          <w:rFonts w:ascii="Times New Roman" w:cs="Times New Roman" w:eastAsia="Times New Roman" w:hAnsi="Times New Roman"/>
          <w:i w:val="1"/>
          <w:sz w:val="24"/>
          <w:szCs w:val="24"/>
          <w:rtl w:val="0"/>
        </w:rPr>
        <w:t xml:space="preserve">они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их, ими, них, им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я - меня, мной, мой</w:t>
      </w:r>
      <w:r w:rsidDel="00000000" w:rsidR="00000000" w:rsidRPr="00000000">
        <w:rPr>
          <w:rFonts w:ascii="Times New Roman" w:cs="Times New Roman" w:eastAsia="Times New Roman" w:hAnsi="Times New Roman"/>
          <w:sz w:val="24"/>
          <w:szCs w:val="24"/>
          <w:rtl w:val="0"/>
        </w:rPr>
        <w:t xml:space="preserve"> и т. д. Для осуществления правильной обработки таких случаев (а также определения основы служебных частей речи) в алгоритме стеммера задействован список исключений, который состоит из предлогов, союзов, местоимений и наречий, в их числе: </w:t>
      </w:r>
      <w:r w:rsidDel="00000000" w:rsidR="00000000" w:rsidRPr="00000000">
        <w:rPr>
          <w:rFonts w:ascii="Times New Roman" w:cs="Times New Roman" w:eastAsia="Times New Roman" w:hAnsi="Times New Roman"/>
          <w:i w:val="1"/>
          <w:sz w:val="24"/>
          <w:szCs w:val="24"/>
          <w:rtl w:val="0"/>
        </w:rPr>
        <w:t xml:space="preserve">чтобы, этот, сам, весь, никогда, где, нельзя</w:t>
      </w:r>
      <w:r w:rsidDel="00000000" w:rsidR="00000000" w:rsidRPr="00000000">
        <w:rPr>
          <w:rFonts w:ascii="Times New Roman" w:cs="Times New Roman" w:eastAsia="Times New Roman" w:hAnsi="Times New Roman"/>
          <w:sz w:val="24"/>
          <w:szCs w:val="24"/>
          <w:rtl w:val="0"/>
        </w:rPr>
        <w:t xml:space="preserve"> и т. д.</w:t>
      </w:r>
    </w:p>
    <w:p w:rsidR="00000000" w:rsidDel="00000000" w:rsidP="00000000" w:rsidRDefault="00000000" w:rsidRPr="00000000" w14:paraId="0000008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Тестирование стеммера </w:t>
      </w:r>
      <w:r w:rsidDel="00000000" w:rsidR="00000000" w:rsidRPr="00000000">
        <w:rPr>
          <w:rFonts w:ascii="Times New Roman" w:cs="Times New Roman" w:eastAsia="Times New Roman" w:hAnsi="Times New Roman"/>
          <w:i w:val="1"/>
          <w:sz w:val="24"/>
          <w:szCs w:val="24"/>
          <w:rtl w:val="0"/>
        </w:rPr>
        <w:t xml:space="preserve">Snowball</w:t>
      </w:r>
      <w:r w:rsidDel="00000000" w:rsidR="00000000" w:rsidRPr="00000000">
        <w:rPr>
          <w:rFonts w:ascii="Times New Roman" w:cs="Times New Roman" w:eastAsia="Times New Roman" w:hAnsi="Times New Roman"/>
          <w:sz w:val="24"/>
          <w:szCs w:val="24"/>
          <w:rtl w:val="0"/>
        </w:rPr>
        <w:t xml:space="preserve"> в подзадаче извлечения санскритских именованных сущностей снова производилось на третьей главе третьего тома Махабхараты с использованием того же объединенного словаря русских слов, что и в предыдущих тестированиях анализаторов в пунктах 3.1.2 и 3.1.3. </w:t>
      </w:r>
    </w:p>
    <w:p w:rsidR="00000000" w:rsidDel="00000000" w:rsidP="00000000" w:rsidRDefault="00000000" w:rsidRPr="00000000" w14:paraId="0000008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Предварительно был получен стеммированный список слов из </w:t>
      </w:r>
      <w:r w:rsidDel="00000000" w:rsidR="00000000" w:rsidRPr="00000000">
        <w:rPr>
          <w:rFonts w:ascii="Times New Roman" w:cs="Times New Roman" w:eastAsia="Times New Roman" w:hAnsi="Times New Roman"/>
          <w:sz w:val="24"/>
          <w:szCs w:val="24"/>
          <w:rtl w:val="0"/>
        </w:rPr>
        <w:t xml:space="preserve">объединенного словаря</w:t>
      </w:r>
      <w:r w:rsidDel="00000000" w:rsidR="00000000" w:rsidRPr="00000000">
        <w:rPr>
          <w:rFonts w:ascii="Times New Roman" w:cs="Times New Roman" w:eastAsia="Times New Roman" w:hAnsi="Times New Roman"/>
          <w:sz w:val="24"/>
          <w:szCs w:val="24"/>
          <w:rtl w:val="0"/>
        </w:rPr>
        <w:t xml:space="preserve">, объем которого, напомним, 132 тысячи слов (см. пункт 3.1.2). Каждое слово из </w:t>
      </w:r>
      <w:r w:rsidDel="00000000" w:rsidR="00000000" w:rsidRPr="00000000">
        <w:rPr>
          <w:rFonts w:ascii="Times New Roman" w:cs="Times New Roman" w:eastAsia="Times New Roman" w:hAnsi="Times New Roman"/>
          <w:sz w:val="24"/>
          <w:szCs w:val="24"/>
          <w:rtl w:val="0"/>
        </w:rPr>
        <w:t xml:space="preserve">текста</w:t>
      </w:r>
      <w:r w:rsidDel="00000000" w:rsidR="00000000" w:rsidRPr="00000000">
        <w:rPr>
          <w:rFonts w:ascii="Times New Roman" w:cs="Times New Roman" w:eastAsia="Times New Roman" w:hAnsi="Times New Roman"/>
          <w:sz w:val="24"/>
          <w:szCs w:val="24"/>
          <w:rtl w:val="0"/>
        </w:rPr>
        <w:t xml:space="preserve"> (в 675 слов) пропускалось через стеммер </w:t>
      </w:r>
      <w:r w:rsidDel="00000000" w:rsidR="00000000" w:rsidRPr="00000000">
        <w:rPr>
          <w:rFonts w:ascii="Times New Roman" w:cs="Times New Roman" w:eastAsia="Times New Roman" w:hAnsi="Times New Roman"/>
          <w:i w:val="1"/>
          <w:sz w:val="24"/>
          <w:szCs w:val="24"/>
          <w:rtl w:val="0"/>
        </w:rPr>
        <w:t xml:space="preserve">Snowball</w:t>
      </w:r>
      <w:r w:rsidDel="00000000" w:rsidR="00000000" w:rsidRPr="00000000">
        <w:rPr>
          <w:rFonts w:ascii="Times New Roman" w:cs="Times New Roman" w:eastAsia="Times New Roman" w:hAnsi="Times New Roman"/>
          <w:sz w:val="24"/>
          <w:szCs w:val="24"/>
          <w:rtl w:val="0"/>
        </w:rPr>
        <w:t xml:space="preserve">, посредством чего была получена его основа, которая искалась затем в стеммированном списке слов из </w:t>
      </w:r>
      <w:r w:rsidDel="00000000" w:rsidR="00000000" w:rsidRPr="00000000">
        <w:rPr>
          <w:rFonts w:ascii="Times New Roman" w:cs="Times New Roman" w:eastAsia="Times New Roman" w:hAnsi="Times New Roman"/>
          <w:sz w:val="24"/>
          <w:szCs w:val="24"/>
          <w:rtl w:val="0"/>
        </w:rPr>
        <w:t xml:space="preserve">объединенного словаря</w:t>
      </w:r>
      <w:r w:rsidDel="00000000" w:rsidR="00000000" w:rsidRPr="00000000">
        <w:rPr>
          <w:rFonts w:ascii="Times New Roman" w:cs="Times New Roman" w:eastAsia="Times New Roman" w:hAnsi="Times New Roman"/>
          <w:sz w:val="24"/>
          <w:szCs w:val="24"/>
          <w:rtl w:val="0"/>
        </w:rPr>
        <w:t xml:space="preserve"> и, если не находилась, то слово сохранялось в исходном виде, так как принималось, в нашем случае, за санскритизм. </w:t>
      </w:r>
    </w:p>
    <w:p w:rsidR="00000000" w:rsidDel="00000000" w:rsidP="00000000" w:rsidRDefault="00000000" w:rsidRPr="00000000" w14:paraId="0000008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было получено 104 слова, 60 из которых совпали с отобранными вручную. 16 санскритизмов из списка санскритизмов по третьей главе не вошло в список, получившейся после работы программы: </w:t>
      </w:r>
      <w:r w:rsidDel="00000000" w:rsidR="00000000" w:rsidRPr="00000000">
        <w:rPr>
          <w:rFonts w:ascii="Times New Roman" w:cs="Times New Roman" w:eastAsia="Times New Roman" w:hAnsi="Times New Roman"/>
          <w:i w:val="1"/>
          <w:sz w:val="24"/>
          <w:szCs w:val="24"/>
          <w:rtl w:val="0"/>
        </w:rPr>
        <w:t xml:space="preserve">арка, брахманам, брахманов, йоги, парада, сома</w:t>
      </w:r>
      <w:r w:rsidDel="00000000" w:rsidR="00000000" w:rsidRPr="00000000">
        <w:rPr>
          <w:rFonts w:ascii="Times New Roman" w:cs="Times New Roman" w:eastAsia="Times New Roman" w:hAnsi="Times New Roman"/>
          <w:sz w:val="24"/>
          <w:szCs w:val="24"/>
          <w:rtl w:val="0"/>
        </w:rPr>
        <w:t xml:space="preserve"> и т. д. Соответственно, 44 слова явились ложными срабатываниями, среди них такие слова, как: </w:t>
      </w:r>
      <w:r w:rsidDel="00000000" w:rsidR="00000000" w:rsidRPr="00000000">
        <w:rPr>
          <w:rFonts w:ascii="Times New Roman" w:cs="Times New Roman" w:eastAsia="Times New Roman" w:hAnsi="Times New Roman"/>
          <w:i w:val="1"/>
          <w:sz w:val="24"/>
          <w:szCs w:val="24"/>
          <w:rtl w:val="0"/>
        </w:rPr>
        <w:t xml:space="preserve">дня, многомудрый, непроявленный, постигли, первосущность</w:t>
      </w:r>
      <w:r w:rsidDel="00000000" w:rsidR="00000000" w:rsidRPr="00000000">
        <w:rPr>
          <w:rFonts w:ascii="Times New Roman" w:cs="Times New Roman" w:eastAsia="Times New Roman" w:hAnsi="Times New Roman"/>
          <w:sz w:val="24"/>
          <w:szCs w:val="24"/>
          <w:rtl w:val="0"/>
        </w:rPr>
        <w:t xml:space="preserve"> и т. д. То есть ложными срабатываниями стали и редкие сложные слова, и слова совершенно рядовые и даже частотные, относящиеся к продуктивным парадигмам с теми или иными морфологическими операциями (</w:t>
      </w:r>
      <w:r w:rsidDel="00000000" w:rsidR="00000000" w:rsidRPr="00000000">
        <w:rPr>
          <w:rFonts w:ascii="Times New Roman" w:cs="Times New Roman" w:eastAsia="Times New Roman" w:hAnsi="Times New Roman"/>
          <w:i w:val="1"/>
          <w:sz w:val="24"/>
          <w:szCs w:val="24"/>
          <w:rtl w:val="0"/>
        </w:rPr>
        <w:t xml:space="preserve">дня -- день, постигнуть/постичь -- постигла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видно из результатов, эффективность такого способа извлечения санскритских именованных сущностей из текста достаточно низкая. Главным образом, это обусловлено тем, что основы санскритских слов, получаемые стеммером, могут быть омонимичны основам русских слов и, соответственно, не рассматриваться программой как искомые единицы и не сохраняться для дальнейшей обработки. Среди санскритизмов, омонимичных основой русским словам: </w:t>
      </w:r>
      <w:r w:rsidDel="00000000" w:rsidR="00000000" w:rsidRPr="00000000">
        <w:rPr>
          <w:rFonts w:ascii="Times New Roman" w:cs="Times New Roman" w:eastAsia="Times New Roman" w:hAnsi="Times New Roman"/>
          <w:i w:val="1"/>
          <w:sz w:val="24"/>
          <w:szCs w:val="24"/>
          <w:rtl w:val="0"/>
        </w:rPr>
        <w:t xml:space="preserve">сома </w:t>
      </w:r>
      <w:r w:rsidDel="00000000" w:rsidR="00000000" w:rsidRPr="00000000">
        <w:rPr>
          <w:rFonts w:ascii="Times New Roman" w:cs="Times New Roman" w:eastAsia="Times New Roman" w:hAnsi="Times New Roman"/>
          <w:sz w:val="24"/>
          <w:szCs w:val="24"/>
          <w:rtl w:val="0"/>
        </w:rPr>
        <w:t xml:space="preserve">(ср. русское </w:t>
      </w:r>
      <w:r w:rsidDel="00000000" w:rsidR="00000000" w:rsidRPr="00000000">
        <w:rPr>
          <w:rFonts w:ascii="Times New Roman" w:cs="Times New Roman" w:eastAsia="Times New Roman" w:hAnsi="Times New Roman"/>
          <w:i w:val="1"/>
          <w:sz w:val="24"/>
          <w:szCs w:val="24"/>
          <w:rtl w:val="0"/>
        </w:rPr>
        <w:t xml:space="preserve">сом</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сурья </w:t>
      </w:r>
      <w:r w:rsidDel="00000000" w:rsidR="00000000" w:rsidRPr="00000000">
        <w:rPr>
          <w:rFonts w:ascii="Times New Roman" w:cs="Times New Roman" w:eastAsia="Times New Roman" w:hAnsi="Times New Roman"/>
          <w:sz w:val="24"/>
          <w:szCs w:val="24"/>
          <w:rtl w:val="0"/>
        </w:rPr>
        <w:t xml:space="preserve">(ср. русское </w:t>
      </w:r>
      <w:r w:rsidDel="00000000" w:rsidR="00000000" w:rsidRPr="00000000">
        <w:rPr>
          <w:rFonts w:ascii="Times New Roman" w:cs="Times New Roman" w:eastAsia="Times New Roman" w:hAnsi="Times New Roman"/>
          <w:i w:val="1"/>
          <w:sz w:val="24"/>
          <w:szCs w:val="24"/>
          <w:rtl w:val="0"/>
        </w:rPr>
        <w:t xml:space="preserve">сурок</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яма </w:t>
      </w:r>
      <w:r w:rsidDel="00000000" w:rsidR="00000000" w:rsidRPr="00000000">
        <w:rPr>
          <w:rFonts w:ascii="Times New Roman" w:cs="Times New Roman" w:eastAsia="Times New Roman" w:hAnsi="Times New Roman"/>
          <w:sz w:val="24"/>
          <w:szCs w:val="24"/>
          <w:rtl w:val="0"/>
        </w:rPr>
        <w:t xml:space="preserve">(ср. русское </w:t>
      </w:r>
      <w:r w:rsidDel="00000000" w:rsidR="00000000" w:rsidRPr="00000000">
        <w:rPr>
          <w:rFonts w:ascii="Times New Roman" w:cs="Times New Roman" w:eastAsia="Times New Roman" w:hAnsi="Times New Roman"/>
          <w:i w:val="1"/>
          <w:sz w:val="24"/>
          <w:szCs w:val="24"/>
          <w:rtl w:val="0"/>
        </w:rPr>
        <w:t xml:space="preserve">яма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парада </w:t>
      </w:r>
      <w:r w:rsidDel="00000000" w:rsidR="00000000" w:rsidRPr="00000000">
        <w:rPr>
          <w:rFonts w:ascii="Times New Roman" w:cs="Times New Roman" w:eastAsia="Times New Roman" w:hAnsi="Times New Roman"/>
          <w:sz w:val="24"/>
          <w:szCs w:val="24"/>
          <w:rtl w:val="0"/>
        </w:rPr>
        <w:t xml:space="preserve">(ср. русское </w:t>
      </w:r>
      <w:r w:rsidDel="00000000" w:rsidR="00000000" w:rsidRPr="00000000">
        <w:rPr>
          <w:rFonts w:ascii="Times New Roman" w:cs="Times New Roman" w:eastAsia="Times New Roman" w:hAnsi="Times New Roman"/>
          <w:i w:val="1"/>
          <w:sz w:val="24"/>
          <w:szCs w:val="24"/>
          <w:rtl w:val="0"/>
        </w:rPr>
        <w:t xml:space="preserve">парад</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вишну</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(ср. русское </w:t>
      </w:r>
      <w:r w:rsidDel="00000000" w:rsidR="00000000" w:rsidRPr="00000000">
        <w:rPr>
          <w:rFonts w:ascii="Times New Roman" w:cs="Times New Roman" w:eastAsia="Times New Roman" w:hAnsi="Times New Roman"/>
          <w:i w:val="1"/>
          <w:sz w:val="24"/>
          <w:szCs w:val="24"/>
          <w:rtl w:val="0"/>
        </w:rPr>
        <w:t xml:space="preserve">вишня</w:t>
      </w:r>
      <w:r w:rsidDel="00000000" w:rsidR="00000000" w:rsidRPr="00000000">
        <w:rPr>
          <w:rFonts w:ascii="Times New Roman" w:cs="Times New Roman" w:eastAsia="Times New Roman" w:hAnsi="Times New Roman"/>
          <w:sz w:val="24"/>
          <w:szCs w:val="24"/>
          <w:rtl w:val="0"/>
        </w:rPr>
        <w:t xml:space="preserve">) и т. д. Как можно заметить, отсечение “окончаний” и установления их сочетания с “основами” происходит без учета реальных парадигм (в том числе, к окончаниям относятся словоизменительные суффиксы). Итак, использование готового стеммера, как показал пример со стеммером </w:t>
      </w:r>
      <w:r w:rsidDel="00000000" w:rsidR="00000000" w:rsidRPr="00000000">
        <w:rPr>
          <w:rFonts w:ascii="Times New Roman" w:cs="Times New Roman" w:eastAsia="Times New Roman" w:hAnsi="Times New Roman"/>
          <w:i w:val="1"/>
          <w:sz w:val="24"/>
          <w:szCs w:val="24"/>
          <w:rtl w:val="0"/>
        </w:rPr>
        <w:t xml:space="preserve">Snowball</w:t>
      </w:r>
      <w:r w:rsidDel="00000000" w:rsidR="00000000" w:rsidRPr="00000000">
        <w:rPr>
          <w:rFonts w:ascii="Times New Roman" w:cs="Times New Roman" w:eastAsia="Times New Roman" w:hAnsi="Times New Roman"/>
          <w:sz w:val="24"/>
          <w:szCs w:val="24"/>
          <w:rtl w:val="0"/>
        </w:rPr>
        <w:t xml:space="preserve">, не подходит для решения данной задачи в силу того, что данный алгоритм дает результаты, отличные от реальной русской морфологии, что увеличивает число омонимичных псевдо-”основ”.</w:t>
      </w:r>
      <w:r w:rsidDel="00000000" w:rsidR="00000000" w:rsidRPr="00000000">
        <w:rPr>
          <w:rtl w:val="0"/>
        </w:rPr>
      </w:r>
    </w:p>
    <w:p w:rsidR="00000000" w:rsidDel="00000000" w:rsidP="00000000" w:rsidRDefault="00000000" w:rsidRPr="00000000" w14:paraId="0000008E">
      <w:pPr>
        <w:spacing w:before="20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3.2 Образование словоформ от лемм</w:t>
      </w:r>
      <w:r w:rsidDel="00000000" w:rsidR="00000000" w:rsidRPr="00000000">
        <w:rPr>
          <w:rtl w:val="0"/>
        </w:rPr>
      </w:r>
    </w:p>
    <w:p w:rsidR="00000000" w:rsidDel="00000000" w:rsidP="00000000" w:rsidRDefault="00000000" w:rsidRPr="00000000" w14:paraId="0000008F">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Другим подходом к решению задачи извлечения санскритских именованных сущностей из текста стало составление их парадигм. Суть метода состоит в следующем: от лемм из списка санскритских имен образовать все возможные словоформы, то есть составить их полные парадигмы, чтобы впоследствии выполнять поиск этих словоформ в тексте и считать их выявленными санскритизмами и кандидатами в автоматический указатель.</w:t>
      </w:r>
    </w:p>
    <w:p w:rsidR="00000000" w:rsidDel="00000000" w:rsidP="00000000" w:rsidRDefault="00000000" w:rsidRPr="00000000" w14:paraId="00000090">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Преимущество описываемого метода в сравнении с предыдущими состоит в том, что извлекаемые санскритизмы не надо подвергать лемматизации, так как готовые леммы искомых словоформ уже содержатся в списке санскритских имен. Все имена из списка </w:t>
      </w:r>
      <w:r w:rsidDel="00000000" w:rsidR="00000000" w:rsidRPr="00000000">
        <w:rPr>
          <w:rFonts w:ascii="Times New Roman" w:cs="Times New Roman" w:eastAsia="Times New Roman" w:hAnsi="Times New Roman"/>
          <w:sz w:val="24"/>
          <w:szCs w:val="24"/>
          <w:highlight w:val="white"/>
          <w:rtl w:val="0"/>
        </w:rPr>
        <w:t xml:space="preserve">Серенсена</w:t>
      </w:r>
      <w:r w:rsidDel="00000000" w:rsidR="00000000" w:rsidRPr="00000000">
        <w:rPr>
          <w:rFonts w:ascii="Times New Roman" w:cs="Times New Roman" w:eastAsia="Times New Roman" w:hAnsi="Times New Roman"/>
          <w:sz w:val="24"/>
          <w:szCs w:val="24"/>
          <w:highlight w:val="white"/>
          <w:rtl w:val="0"/>
        </w:rPr>
        <w:t xml:space="preserve"> стоят в номинативе и единственном числе, кроме двух во множественном - </w:t>
      </w:r>
      <w:r w:rsidDel="00000000" w:rsidR="00000000" w:rsidRPr="00000000">
        <w:rPr>
          <w:rFonts w:ascii="Times New Roman" w:cs="Times New Roman" w:eastAsia="Times New Roman" w:hAnsi="Times New Roman"/>
          <w:i w:val="1"/>
          <w:sz w:val="24"/>
          <w:szCs w:val="24"/>
          <w:highlight w:val="white"/>
          <w:rtl w:val="0"/>
        </w:rPr>
        <w:t xml:space="preserve">пандавы</w:t>
      </w:r>
      <w:r w:rsidDel="00000000" w:rsidR="00000000" w:rsidRPr="00000000">
        <w:rPr>
          <w:rFonts w:ascii="Times New Roman" w:cs="Times New Roman" w:eastAsia="Times New Roman" w:hAnsi="Times New Roman"/>
          <w:sz w:val="24"/>
          <w:szCs w:val="24"/>
          <w:highlight w:val="white"/>
          <w:rtl w:val="0"/>
        </w:rPr>
        <w:t xml:space="preserve"> и </w:t>
      </w:r>
      <w:r w:rsidDel="00000000" w:rsidR="00000000" w:rsidRPr="00000000">
        <w:rPr>
          <w:rFonts w:ascii="Times New Roman" w:cs="Times New Roman" w:eastAsia="Times New Roman" w:hAnsi="Times New Roman"/>
          <w:i w:val="1"/>
          <w:sz w:val="24"/>
          <w:szCs w:val="24"/>
          <w:highlight w:val="white"/>
          <w:rtl w:val="0"/>
        </w:rPr>
        <w:t xml:space="preserve">ашвины</w:t>
      </w:r>
      <w:r w:rsidDel="00000000" w:rsidR="00000000" w:rsidRPr="00000000">
        <w:rPr>
          <w:rFonts w:ascii="Times New Roman" w:cs="Times New Roman" w:eastAsia="Times New Roman" w:hAnsi="Times New Roman"/>
          <w:sz w:val="24"/>
          <w:szCs w:val="24"/>
          <w:highlight w:val="white"/>
          <w:rtl w:val="0"/>
        </w:rPr>
        <w:t xml:space="preserve"> (на санскрите - двойственное число) - они обрабатывались отдельно.</w:t>
      </w:r>
    </w:p>
    <w:p w:rsidR="00000000" w:rsidDel="00000000" w:rsidP="00000000" w:rsidRDefault="00000000" w:rsidRPr="00000000" w14:paraId="00000091">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Для образования словоформ от санскритских лемм использовался анализатор </w:t>
      </w:r>
      <w:r w:rsidDel="00000000" w:rsidR="00000000" w:rsidRPr="00000000">
        <w:rPr>
          <w:rFonts w:ascii="Times New Roman" w:cs="Times New Roman" w:eastAsia="Times New Roman" w:hAnsi="Times New Roman"/>
          <w:i w:val="1"/>
          <w:sz w:val="24"/>
          <w:szCs w:val="24"/>
          <w:highlight w:val="white"/>
          <w:rtl w:val="0"/>
        </w:rPr>
        <w:t xml:space="preserve">pymorphy2</w:t>
      </w:r>
      <w:r w:rsidDel="00000000" w:rsidR="00000000" w:rsidRPr="00000000">
        <w:rPr>
          <w:rFonts w:ascii="Times New Roman" w:cs="Times New Roman" w:eastAsia="Times New Roman" w:hAnsi="Times New Roman"/>
          <w:sz w:val="24"/>
          <w:szCs w:val="24"/>
          <w:highlight w:val="white"/>
          <w:rtl w:val="0"/>
        </w:rPr>
        <w:t xml:space="preserve">, а именно - его метод </w:t>
      </w:r>
      <w:r w:rsidDel="00000000" w:rsidR="00000000" w:rsidRPr="00000000">
        <w:rPr>
          <w:rFonts w:ascii="Times New Roman" w:cs="Times New Roman" w:eastAsia="Times New Roman" w:hAnsi="Times New Roman"/>
          <w:i w:val="1"/>
          <w:sz w:val="24"/>
          <w:szCs w:val="24"/>
          <w:highlight w:val="white"/>
          <w:rtl w:val="0"/>
        </w:rPr>
        <w:t xml:space="preserve">lexeme</w:t>
      </w:r>
      <w:r w:rsidDel="00000000" w:rsidR="00000000" w:rsidRPr="00000000">
        <w:rPr>
          <w:rFonts w:ascii="Times New Roman" w:cs="Times New Roman" w:eastAsia="Times New Roman" w:hAnsi="Times New Roman"/>
          <w:sz w:val="24"/>
          <w:szCs w:val="24"/>
          <w:highlight w:val="white"/>
          <w:rtl w:val="0"/>
        </w:rPr>
        <w:t xml:space="preserve">, который позволяет получить полную парадигму анализируемого слова. Стоит заметить, что некоторые санскритские имена анализатор ошибочно не считает существительными. Так, имя </w:t>
      </w:r>
      <w:r w:rsidDel="00000000" w:rsidR="00000000" w:rsidRPr="00000000">
        <w:rPr>
          <w:rFonts w:ascii="Times New Roman" w:cs="Times New Roman" w:eastAsia="Times New Roman" w:hAnsi="Times New Roman"/>
          <w:i w:val="1"/>
          <w:sz w:val="24"/>
          <w:szCs w:val="24"/>
          <w:highlight w:val="white"/>
          <w:rtl w:val="0"/>
        </w:rPr>
        <w:t xml:space="preserve">Адхармахан</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sz w:val="24"/>
          <w:szCs w:val="24"/>
          <w:highlight w:val="white"/>
          <w:rtl w:val="0"/>
        </w:rPr>
        <w:t xml:space="preserve">pymorphy2</w:t>
      </w:r>
      <w:r w:rsidDel="00000000" w:rsidR="00000000" w:rsidRPr="00000000">
        <w:rPr>
          <w:rFonts w:ascii="Times New Roman" w:cs="Times New Roman" w:eastAsia="Times New Roman" w:hAnsi="Times New Roman"/>
          <w:sz w:val="24"/>
          <w:szCs w:val="24"/>
          <w:highlight w:val="white"/>
          <w:rtl w:val="0"/>
        </w:rPr>
        <w:t xml:space="preserve"> определил как причастие от несуществующего глагола </w:t>
      </w:r>
      <w:r w:rsidDel="00000000" w:rsidR="00000000" w:rsidRPr="00000000">
        <w:rPr>
          <w:rFonts w:ascii="Times New Roman" w:cs="Times New Roman" w:eastAsia="Times New Roman" w:hAnsi="Times New Roman"/>
          <w:i w:val="1"/>
          <w:sz w:val="24"/>
          <w:szCs w:val="24"/>
          <w:highlight w:val="white"/>
          <w:rtl w:val="0"/>
        </w:rPr>
        <w:t xml:space="preserve">адхармахать</w:t>
      </w:r>
      <w:r w:rsidDel="00000000" w:rsidR="00000000" w:rsidRPr="00000000">
        <w:rPr>
          <w:rFonts w:ascii="Times New Roman" w:cs="Times New Roman" w:eastAsia="Times New Roman" w:hAnsi="Times New Roman"/>
          <w:sz w:val="24"/>
          <w:szCs w:val="24"/>
          <w:highlight w:val="white"/>
          <w:rtl w:val="0"/>
        </w:rPr>
        <w:t xml:space="preserve">. Соответственно, словоформы, которые анализатор образовал от этого имени, составляют</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мнимую глагольную парадигму: </w:t>
      </w:r>
      <w:r w:rsidDel="00000000" w:rsidR="00000000" w:rsidRPr="00000000">
        <w:rPr>
          <w:rFonts w:ascii="Times New Roman" w:cs="Times New Roman" w:eastAsia="Times New Roman" w:hAnsi="Times New Roman"/>
          <w:i w:val="1"/>
          <w:sz w:val="24"/>
          <w:szCs w:val="24"/>
          <w:highlight w:val="white"/>
          <w:rtl w:val="0"/>
        </w:rPr>
        <w:t xml:space="preserve">адхармахал, адхармахаю, адхармахавшему</w:t>
      </w:r>
      <w:r w:rsidDel="00000000" w:rsidR="00000000" w:rsidRPr="00000000">
        <w:rPr>
          <w:rFonts w:ascii="Times New Roman" w:cs="Times New Roman" w:eastAsia="Times New Roman" w:hAnsi="Times New Roman"/>
          <w:sz w:val="24"/>
          <w:szCs w:val="24"/>
          <w:highlight w:val="white"/>
          <w:rtl w:val="0"/>
        </w:rPr>
        <w:t xml:space="preserve"> и т. д. То же самое происходит с именем </w:t>
      </w:r>
      <w:r w:rsidDel="00000000" w:rsidR="00000000" w:rsidRPr="00000000">
        <w:rPr>
          <w:rFonts w:ascii="Times New Roman" w:cs="Times New Roman" w:eastAsia="Times New Roman" w:hAnsi="Times New Roman"/>
          <w:i w:val="1"/>
          <w:sz w:val="24"/>
          <w:szCs w:val="24"/>
          <w:highlight w:val="white"/>
          <w:rtl w:val="0"/>
        </w:rPr>
        <w:t xml:space="preserve">Дхриштадьюмна</w:t>
      </w:r>
      <w:r w:rsidDel="00000000" w:rsidR="00000000" w:rsidRPr="00000000">
        <w:rPr>
          <w:rFonts w:ascii="Times New Roman" w:cs="Times New Roman" w:eastAsia="Times New Roman" w:hAnsi="Times New Roman"/>
          <w:sz w:val="24"/>
          <w:szCs w:val="24"/>
          <w:highlight w:val="white"/>
          <w:rtl w:val="0"/>
        </w:rPr>
        <w:t xml:space="preserve">, которое анализатор посчитал прилагательным, и образовал от него такие формы, как </w:t>
      </w:r>
      <w:r w:rsidDel="00000000" w:rsidR="00000000" w:rsidRPr="00000000">
        <w:rPr>
          <w:rFonts w:ascii="Times New Roman" w:cs="Times New Roman" w:eastAsia="Times New Roman" w:hAnsi="Times New Roman"/>
          <w:i w:val="1"/>
          <w:sz w:val="24"/>
          <w:szCs w:val="24"/>
          <w:highlight w:val="white"/>
          <w:rtl w:val="0"/>
        </w:rPr>
        <w:t xml:space="preserve">дхриштадьюмный</w:t>
      </w:r>
      <w:r w:rsidDel="00000000" w:rsidR="00000000" w:rsidRPr="00000000">
        <w:rPr>
          <w:rFonts w:ascii="Times New Roman" w:cs="Times New Roman" w:eastAsia="Times New Roman" w:hAnsi="Times New Roman"/>
          <w:i w:val="1"/>
          <w:sz w:val="24"/>
          <w:szCs w:val="24"/>
          <w:highlight w:val="white"/>
          <w:rtl w:val="0"/>
        </w:rPr>
        <w:t xml:space="preserve">, дхриштадьюмными</w:t>
      </w:r>
      <w:r w:rsidDel="00000000" w:rsidR="00000000" w:rsidRPr="00000000">
        <w:rPr>
          <w:rFonts w:ascii="Times New Roman" w:cs="Times New Roman" w:eastAsia="Times New Roman" w:hAnsi="Times New Roman"/>
          <w:sz w:val="24"/>
          <w:szCs w:val="24"/>
          <w:highlight w:val="white"/>
          <w:rtl w:val="0"/>
        </w:rPr>
        <w:t xml:space="preserve"> и т. д. </w:t>
      </w:r>
    </w:p>
    <w:p w:rsidR="00000000" w:rsidDel="00000000" w:rsidP="00000000" w:rsidRDefault="00000000" w:rsidRPr="00000000" w14:paraId="00000092">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 то же время </w:t>
      </w:r>
      <w:r w:rsidDel="00000000" w:rsidR="00000000" w:rsidRPr="00000000">
        <w:rPr>
          <w:rFonts w:ascii="Times New Roman" w:cs="Times New Roman" w:eastAsia="Times New Roman" w:hAnsi="Times New Roman"/>
          <w:i w:val="1"/>
          <w:sz w:val="24"/>
          <w:szCs w:val="24"/>
          <w:highlight w:val="white"/>
          <w:rtl w:val="0"/>
        </w:rPr>
        <w:t xml:space="preserve">pymorphy2</w:t>
      </w:r>
      <w:r w:rsidDel="00000000" w:rsidR="00000000" w:rsidRPr="00000000">
        <w:rPr>
          <w:rFonts w:ascii="Times New Roman" w:cs="Times New Roman" w:eastAsia="Times New Roman" w:hAnsi="Times New Roman"/>
          <w:sz w:val="24"/>
          <w:szCs w:val="24"/>
          <w:highlight w:val="white"/>
          <w:rtl w:val="0"/>
        </w:rPr>
        <w:t xml:space="preserve"> обычно выдает сразу несколько морфологических разборов для каждого слова, как, например, с русским словом </w:t>
      </w:r>
      <w:r w:rsidDel="00000000" w:rsidR="00000000" w:rsidRPr="00000000">
        <w:rPr>
          <w:rFonts w:ascii="Times New Roman" w:cs="Times New Roman" w:eastAsia="Times New Roman" w:hAnsi="Times New Roman"/>
          <w:i w:val="1"/>
          <w:sz w:val="24"/>
          <w:szCs w:val="24"/>
          <w:highlight w:val="white"/>
          <w:rtl w:val="0"/>
        </w:rPr>
        <w:t xml:space="preserve">пила,</w:t>
      </w:r>
      <w:r w:rsidDel="00000000" w:rsidR="00000000" w:rsidRPr="00000000">
        <w:rPr>
          <w:rFonts w:ascii="Times New Roman" w:cs="Times New Roman" w:eastAsia="Times New Roman" w:hAnsi="Times New Roman"/>
          <w:sz w:val="24"/>
          <w:szCs w:val="24"/>
          <w:highlight w:val="white"/>
          <w:rtl w:val="0"/>
        </w:rPr>
        <w:t xml:space="preserve"> которое анализатор определяет как существительное и как глагол в прошедшем времени (омоформа). Для того, чтобы избавиться от неверных разборов, вследствие которых образуются неверные парадигмы, применялся следующий алгоритм выбора лучшего разбора: в первую очередь, за правильный принимался тот вариант морфологического разбора, который определяет слово как существительное в номинативе и единственном числе; если же такого разбора не находилось, выбирался тот, где слово определяется как существительное в единственном числе (проверка на падеж здесь опускалась); все остальные слова, среди разборов которых не нашлось подходящего ни под первый, ни под второй случай, сохранялись отдельно - таких слов, то есть определенных не как существительные, получилось 243 штуки, что составляет 2,5% от общего числа санскритских </w:t>
      </w:r>
      <w:r w:rsidDel="00000000" w:rsidR="00000000" w:rsidRPr="00000000">
        <w:rPr>
          <w:rFonts w:ascii="Times New Roman" w:cs="Times New Roman" w:eastAsia="Times New Roman" w:hAnsi="Times New Roman"/>
          <w:sz w:val="24"/>
          <w:szCs w:val="24"/>
          <w:highlight w:val="white"/>
          <w:rtl w:val="0"/>
        </w:rPr>
        <w:t xml:space="preserve">имен</w:t>
      </w:r>
      <w:r w:rsidDel="00000000" w:rsidR="00000000" w:rsidRPr="00000000">
        <w:rPr>
          <w:rFonts w:ascii="Times New Roman" w:cs="Times New Roman" w:eastAsia="Times New Roman" w:hAnsi="Times New Roman"/>
          <w:sz w:val="24"/>
          <w:szCs w:val="24"/>
          <w:highlight w:val="white"/>
          <w:rtl w:val="0"/>
        </w:rPr>
        <w:t xml:space="preserve"> из списка Серенсена (более 9 тысяч имен).</w:t>
      </w:r>
    </w:p>
    <w:p w:rsidR="00000000" w:rsidDel="00000000" w:rsidP="00000000" w:rsidRDefault="00000000" w:rsidRPr="00000000" w14:paraId="00000093">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Результаты поиска сгенерированных словоформ </w:t>
      </w:r>
      <w:r w:rsidDel="00000000" w:rsidR="00000000" w:rsidRPr="00000000">
        <w:rPr>
          <w:rFonts w:ascii="Times New Roman" w:cs="Times New Roman" w:eastAsia="Times New Roman" w:hAnsi="Times New Roman"/>
          <w:sz w:val="24"/>
          <w:szCs w:val="24"/>
          <w:highlight w:val="white"/>
          <w:rtl w:val="0"/>
        </w:rPr>
        <w:t xml:space="preserve">в </w:t>
      </w:r>
      <w:r w:rsidDel="00000000" w:rsidR="00000000" w:rsidRPr="00000000">
        <w:rPr>
          <w:rFonts w:ascii="Times New Roman" w:cs="Times New Roman" w:eastAsia="Times New Roman" w:hAnsi="Times New Roman"/>
          <w:sz w:val="24"/>
          <w:szCs w:val="24"/>
          <w:highlight w:val="white"/>
          <w:rtl w:val="0"/>
        </w:rPr>
        <w:t xml:space="preserve">переводе и, соответственно, их извлечения следующие. Программа обнаружила 73 слова, 68 из которых действительно являются санскритизмами и входят также в составленный ранее список санскритизмов из третьей главы: </w:t>
      </w:r>
      <w:r w:rsidDel="00000000" w:rsidR="00000000" w:rsidRPr="00000000">
        <w:rPr>
          <w:rFonts w:ascii="Times New Roman" w:cs="Times New Roman" w:eastAsia="Times New Roman" w:hAnsi="Times New Roman"/>
          <w:i w:val="1"/>
          <w:sz w:val="24"/>
          <w:szCs w:val="24"/>
          <w:highlight w:val="white"/>
          <w:rtl w:val="0"/>
        </w:rPr>
        <w:t xml:space="preserve">адити, кали, кунти, трета, юдхиштира</w:t>
      </w:r>
      <w:r w:rsidDel="00000000" w:rsidR="00000000" w:rsidRPr="00000000">
        <w:rPr>
          <w:rFonts w:ascii="Times New Roman" w:cs="Times New Roman" w:eastAsia="Times New Roman" w:hAnsi="Times New Roman"/>
          <w:sz w:val="24"/>
          <w:szCs w:val="24"/>
          <w:highlight w:val="white"/>
          <w:rtl w:val="0"/>
        </w:rPr>
        <w:t xml:space="preserve"> и т. д. 8 санскритизмов не вошло в автоматический список: </w:t>
      </w:r>
      <w:r w:rsidDel="00000000" w:rsidR="00000000" w:rsidRPr="00000000">
        <w:rPr>
          <w:rFonts w:ascii="Times New Roman" w:cs="Times New Roman" w:eastAsia="Times New Roman" w:hAnsi="Times New Roman"/>
          <w:i w:val="1"/>
          <w:sz w:val="24"/>
          <w:szCs w:val="24"/>
          <w:highlight w:val="white"/>
          <w:rtl w:val="0"/>
        </w:rPr>
        <w:t xml:space="preserve">пранаяму, ганги, асурами, вивасван, самадхи, якшами, ганами, питарами</w:t>
      </w:r>
      <w:r w:rsidDel="00000000" w:rsidR="00000000" w:rsidRPr="00000000">
        <w:rPr>
          <w:rFonts w:ascii="Times New Roman" w:cs="Times New Roman" w:eastAsia="Times New Roman" w:hAnsi="Times New Roman"/>
          <w:sz w:val="24"/>
          <w:szCs w:val="24"/>
          <w:highlight w:val="white"/>
          <w:rtl w:val="0"/>
        </w:rPr>
        <w:t xml:space="preserve">. 5 слов стали ложными срабатываниями: </w:t>
      </w:r>
      <w:r w:rsidDel="00000000" w:rsidR="00000000" w:rsidRPr="00000000">
        <w:rPr>
          <w:rFonts w:ascii="Times New Roman" w:cs="Times New Roman" w:eastAsia="Times New Roman" w:hAnsi="Times New Roman"/>
          <w:i w:val="1"/>
          <w:sz w:val="24"/>
          <w:szCs w:val="24"/>
          <w:highlight w:val="white"/>
          <w:rtl w:val="0"/>
        </w:rPr>
        <w:t xml:space="preserve">и, их, им, к, ним.</w:t>
      </w:r>
      <w:r w:rsidDel="00000000" w:rsidR="00000000" w:rsidRPr="00000000">
        <w:rPr>
          <w:rFonts w:ascii="Times New Roman" w:cs="Times New Roman" w:eastAsia="Times New Roman" w:hAnsi="Times New Roman"/>
          <w:sz w:val="24"/>
          <w:szCs w:val="24"/>
          <w:highlight w:val="white"/>
          <w:rtl w:val="0"/>
        </w:rPr>
        <w:t xml:space="preserve"> Стоит заметить, что вхождения представленных ложных срабатываний в автоматический список легко избежать посредством введения списка слов-исключений, среди которых будут выявившиеся местоимения.</w:t>
      </w:r>
    </w:p>
    <w:p w:rsidR="00000000" w:rsidDel="00000000" w:rsidP="00000000" w:rsidRDefault="00000000" w:rsidRPr="00000000" w14:paraId="00000094">
      <w:pPr>
        <w:spacing w:before="20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Несмотря на кажущуюся на первый глаз высокую результативность извлечения санскритизмов из текста, данный способ не может рассматриваться как основа для будущей программы выявления и лемматизации санскритских именованных сущностей. Дело в том, что нахождение санскритизма в тексте, в данном случае, напрямую зависит от способности анализатора порождать парадигмы к лемме. Как уже было сказано выше, некоторые санскритизмы </w:t>
      </w:r>
      <w:r w:rsidDel="00000000" w:rsidR="00000000" w:rsidRPr="00000000">
        <w:rPr>
          <w:rFonts w:ascii="Times New Roman" w:cs="Times New Roman" w:eastAsia="Times New Roman" w:hAnsi="Times New Roman"/>
          <w:i w:val="1"/>
          <w:sz w:val="24"/>
          <w:szCs w:val="24"/>
          <w:highlight w:val="white"/>
          <w:rtl w:val="0"/>
        </w:rPr>
        <w:t xml:space="preserve">pymorphy2</w:t>
      </w:r>
      <w:r w:rsidDel="00000000" w:rsidR="00000000" w:rsidRPr="00000000">
        <w:rPr>
          <w:rFonts w:ascii="Times New Roman" w:cs="Times New Roman" w:eastAsia="Times New Roman" w:hAnsi="Times New Roman"/>
          <w:sz w:val="24"/>
          <w:szCs w:val="24"/>
          <w:highlight w:val="white"/>
          <w:rtl w:val="0"/>
        </w:rPr>
        <w:t xml:space="preserve"> не в состоянии распознать как существительные, поэтому словоформы, которые он от них образует, бесполезны, но самое главное - теряются настоящие словоформы этих лемм. К примеру, имя </w:t>
      </w:r>
      <w:r w:rsidDel="00000000" w:rsidR="00000000" w:rsidRPr="00000000">
        <w:rPr>
          <w:rFonts w:ascii="Times New Roman" w:cs="Times New Roman" w:eastAsia="Times New Roman" w:hAnsi="Times New Roman"/>
          <w:i w:val="1"/>
          <w:sz w:val="24"/>
          <w:szCs w:val="24"/>
          <w:highlight w:val="white"/>
          <w:rtl w:val="0"/>
        </w:rPr>
        <w:t xml:space="preserve">Адхармахан</w:t>
      </w:r>
      <w:r w:rsidDel="00000000" w:rsidR="00000000" w:rsidRPr="00000000">
        <w:rPr>
          <w:rFonts w:ascii="Times New Roman" w:cs="Times New Roman" w:eastAsia="Times New Roman" w:hAnsi="Times New Roman"/>
          <w:sz w:val="24"/>
          <w:szCs w:val="24"/>
          <w:highlight w:val="white"/>
          <w:rtl w:val="0"/>
        </w:rPr>
        <w:t xml:space="preserve"> анализатор распознал как производное от глагола </w:t>
      </w:r>
      <w:r w:rsidDel="00000000" w:rsidR="00000000" w:rsidRPr="00000000">
        <w:rPr>
          <w:rFonts w:ascii="Times New Roman" w:cs="Times New Roman" w:eastAsia="Times New Roman" w:hAnsi="Times New Roman"/>
          <w:i w:val="1"/>
          <w:sz w:val="24"/>
          <w:szCs w:val="24"/>
          <w:highlight w:val="white"/>
          <w:rtl w:val="0"/>
        </w:rPr>
        <w:t xml:space="preserve">адхармахать</w:t>
      </w:r>
      <w:r w:rsidDel="00000000" w:rsidR="00000000" w:rsidRPr="00000000">
        <w:rPr>
          <w:rFonts w:ascii="Times New Roman" w:cs="Times New Roman" w:eastAsia="Times New Roman" w:hAnsi="Times New Roman"/>
          <w:sz w:val="24"/>
          <w:szCs w:val="24"/>
          <w:highlight w:val="white"/>
          <w:rtl w:val="0"/>
        </w:rPr>
        <w:t xml:space="preserve">, соответственно, словоформы, которые он от него образовал, составляют глагольную парадигму: </w:t>
      </w:r>
      <w:r w:rsidDel="00000000" w:rsidR="00000000" w:rsidRPr="00000000">
        <w:rPr>
          <w:rFonts w:ascii="Times New Roman" w:cs="Times New Roman" w:eastAsia="Times New Roman" w:hAnsi="Times New Roman"/>
          <w:i w:val="1"/>
          <w:sz w:val="24"/>
          <w:szCs w:val="24"/>
          <w:highlight w:val="white"/>
          <w:rtl w:val="0"/>
        </w:rPr>
        <w:t xml:space="preserve">адхармахал, адхармахаем, адхармахают, адхармахавшая, адхармаханным</w:t>
      </w:r>
      <w:r w:rsidDel="00000000" w:rsidR="00000000" w:rsidRPr="00000000">
        <w:rPr>
          <w:rFonts w:ascii="Times New Roman" w:cs="Times New Roman" w:eastAsia="Times New Roman" w:hAnsi="Times New Roman"/>
          <w:sz w:val="24"/>
          <w:szCs w:val="24"/>
          <w:highlight w:val="white"/>
          <w:rtl w:val="0"/>
        </w:rPr>
        <w:t xml:space="preserve"> и т. д. Тем самым не генерируются существующие словоформы этого имени (</w:t>
      </w:r>
      <w:r w:rsidDel="00000000" w:rsidR="00000000" w:rsidRPr="00000000">
        <w:rPr>
          <w:rFonts w:ascii="Times New Roman" w:cs="Times New Roman" w:eastAsia="Times New Roman" w:hAnsi="Times New Roman"/>
          <w:i w:val="1"/>
          <w:sz w:val="24"/>
          <w:szCs w:val="24"/>
          <w:highlight w:val="white"/>
          <w:rtl w:val="0"/>
        </w:rPr>
        <w:t xml:space="preserve">Адхармахана, Адхармахану, Адхармахане</w:t>
      </w:r>
      <w:r w:rsidDel="00000000" w:rsidR="00000000" w:rsidRPr="00000000">
        <w:rPr>
          <w:rFonts w:ascii="Times New Roman" w:cs="Times New Roman" w:eastAsia="Times New Roman" w:hAnsi="Times New Roman"/>
          <w:sz w:val="24"/>
          <w:szCs w:val="24"/>
          <w:highlight w:val="white"/>
          <w:rtl w:val="0"/>
        </w:rPr>
        <w:t xml:space="preserve"> и т. д.), следовательно, если в тексте встретится это имя в каком-либо косвенном падеже, программа его пропустит и не сможет включить в автоматический список, так как не будет рассматривать его как санскритизм.</w:t>
      </w:r>
    </w:p>
    <w:p w:rsidR="00000000" w:rsidDel="00000000" w:rsidP="00000000" w:rsidRDefault="00000000" w:rsidRPr="00000000" w14:paraId="00000095">
      <w:pPr>
        <w:spacing w:before="200" w:line="36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3.3 Стеммер санскритских именованных сущностей</w:t>
      </w:r>
    </w:p>
    <w:p w:rsidR="00000000" w:rsidDel="00000000" w:rsidP="00000000" w:rsidRDefault="00000000" w:rsidRPr="00000000" w14:paraId="00000096">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3.3.1 Создание стеммера и тестирование на первых пяти главах Махабхараты</w:t>
      </w:r>
    </w:p>
    <w:p w:rsidR="00000000" w:rsidDel="00000000" w:rsidP="00000000" w:rsidRDefault="00000000" w:rsidRPr="00000000" w14:paraId="00000097">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Предварительное тестирование морфологических анализаторов для русского языка показало, что их эффективность в отношении русских переводов санскритских текстов и санскритских именованных сущностей невысока. По большей части, это связано с тем, что они разработаны, в первую очередь, для исконной лексики, а внешний облик санскритизмов в ряде случаев ассоциируется с более частотными русскими морфологическими моделями иной части речи. Опираясь на это предположение, было решено разработать инструмент-надстройку для выделения и обработки санскритских слов с нуля, который учитывал бы их специфическую морфологию. Преимуществом такого инструмента является его мультизадачность. Санскритский стеммер будет решать сразу два вопроса - извлечение санскритских именованных сущностей из текста и получение их леммы. Последнее будет являться частью алгоритма извлечения и производиться как поиск подходящего санскритизма в списке санскритских слов, принимая за истину, что в этом списке находятся именно леммы.</w:t>
      </w:r>
      <w:r w:rsidDel="00000000" w:rsidR="00000000" w:rsidRPr="00000000">
        <w:rPr>
          <w:rFonts w:ascii="Times New Roman" w:cs="Times New Roman" w:eastAsia="Times New Roman" w:hAnsi="Times New Roman"/>
          <w:color w:val="4a86e8"/>
          <w:sz w:val="24"/>
          <w:szCs w:val="24"/>
          <w:rtl w:val="0"/>
        </w:rPr>
        <w:t xml:space="preserve"> </w:t>
      </w:r>
    </w:p>
    <w:p w:rsidR="00000000" w:rsidDel="00000000" w:rsidP="00000000" w:rsidRDefault="00000000" w:rsidRPr="00000000" w14:paraId="0000009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способу обработки слов, который будет рассмотрен далее, создаваемый инструмент подходит больше всего под категорию стеммеров. Разработка санскритского стеммера проходила в пять этапов. Поэтапное тестирование системы происходило на первых пяти главах третьего </w:t>
      </w:r>
      <w:r w:rsidDel="00000000" w:rsidR="00000000" w:rsidRPr="00000000">
        <w:rPr>
          <w:rFonts w:ascii="Times New Roman" w:cs="Times New Roman" w:eastAsia="Times New Roman" w:hAnsi="Times New Roman"/>
          <w:sz w:val="24"/>
          <w:szCs w:val="24"/>
          <w:rtl w:val="0"/>
        </w:rPr>
        <w:t xml:space="preserve">тома</w:t>
      </w:r>
      <w:r w:rsidDel="00000000" w:rsidR="00000000" w:rsidRPr="00000000">
        <w:rPr>
          <w:rFonts w:ascii="Times New Roman" w:cs="Times New Roman" w:eastAsia="Times New Roman" w:hAnsi="Times New Roman"/>
          <w:sz w:val="24"/>
          <w:szCs w:val="24"/>
          <w:rtl w:val="0"/>
        </w:rPr>
        <w:t xml:space="preserve"> Махабхараты. Предварительная подготовка к тестированию включила в себя </w:t>
      </w:r>
      <w:r w:rsidDel="00000000" w:rsidR="00000000" w:rsidRPr="00000000">
        <w:rPr>
          <w:rFonts w:ascii="Times New Roman" w:cs="Times New Roman" w:eastAsia="Times New Roman" w:hAnsi="Times New Roman"/>
          <w:sz w:val="24"/>
          <w:szCs w:val="24"/>
          <w:rtl w:val="0"/>
        </w:rPr>
        <w:t xml:space="preserve">воссоздание</w:t>
      </w:r>
      <w:r w:rsidDel="00000000" w:rsidR="00000000" w:rsidRPr="00000000">
        <w:rPr>
          <w:rFonts w:ascii="Times New Roman" w:cs="Times New Roman" w:eastAsia="Times New Roman" w:hAnsi="Times New Roman"/>
          <w:sz w:val="24"/>
          <w:szCs w:val="24"/>
          <w:rtl w:val="0"/>
        </w:rPr>
        <w:t xml:space="preserve"> указателей к выбранным главам (выделение вручную именованных сущностей и сохранение их в список), для их дальнейшего сравнения с автоматическими, полученными в результате работы санскритского стеммера. Указатели к первым пяти главам состоят из 59, 60, 88, 21 и 55 единиц соответственно.</w:t>
      </w:r>
    </w:p>
    <w:p w:rsidR="00000000" w:rsidDel="00000000" w:rsidP="00000000" w:rsidRDefault="00000000" w:rsidRPr="00000000" w14:paraId="00000099">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w:t>
      </w:r>
      <w:r w:rsidDel="00000000" w:rsidR="00000000" w:rsidRPr="00000000">
        <w:rPr>
          <w:rFonts w:ascii="Times New Roman" w:cs="Times New Roman" w:eastAsia="Times New Roman" w:hAnsi="Times New Roman"/>
          <w:b w:val="1"/>
          <w:sz w:val="24"/>
          <w:szCs w:val="24"/>
          <w:rtl w:val="0"/>
        </w:rPr>
        <w:t xml:space="preserve">первом этапе</w:t>
      </w:r>
      <w:r w:rsidDel="00000000" w:rsidR="00000000" w:rsidRPr="00000000">
        <w:rPr>
          <w:rFonts w:ascii="Times New Roman" w:cs="Times New Roman" w:eastAsia="Times New Roman" w:hAnsi="Times New Roman"/>
          <w:sz w:val="24"/>
          <w:szCs w:val="24"/>
          <w:rtl w:val="0"/>
        </w:rPr>
        <w:t xml:space="preserve"> работы по созданию стеммера был определен общий способ работы системы - анализ слов из текста посредством отсечения окончаний и поиске получившейся основы в списке Серенсена (списке имен из Махабхараты) и общем списке санскритских слов (сконвертированном из латиницы списке слов, то есть транслитерированных на кириллицу санскритизмов). Алгоритм выделения санскритских сущностей состоял из трех частей: отдельно обрабатывались санскритизмы, заканчивающиеся на согласную букву (</w:t>
      </w:r>
      <w:r w:rsidDel="00000000" w:rsidR="00000000" w:rsidRPr="00000000">
        <w:rPr>
          <w:rFonts w:ascii="Times New Roman" w:cs="Times New Roman" w:eastAsia="Times New Roman" w:hAnsi="Times New Roman"/>
          <w:i w:val="1"/>
          <w:sz w:val="24"/>
          <w:szCs w:val="24"/>
          <w:rtl w:val="0"/>
        </w:rPr>
        <w:t xml:space="preserve">брахман, Ашман, Ранхас, Сат, Вач </w:t>
      </w:r>
      <w:r w:rsidDel="00000000" w:rsidR="00000000" w:rsidRPr="00000000">
        <w:rPr>
          <w:rFonts w:ascii="Times New Roman" w:cs="Times New Roman" w:eastAsia="Times New Roman" w:hAnsi="Times New Roman"/>
          <w:sz w:val="24"/>
          <w:szCs w:val="24"/>
          <w:rtl w:val="0"/>
        </w:rPr>
        <w:t xml:space="preserve">и т. </w:t>
      </w:r>
      <w:r w:rsidDel="00000000" w:rsidR="00000000" w:rsidRPr="00000000">
        <w:rPr>
          <w:rFonts w:ascii="Times New Roman" w:cs="Times New Roman" w:eastAsia="Times New Roman" w:hAnsi="Times New Roman"/>
          <w:sz w:val="24"/>
          <w:szCs w:val="24"/>
          <w:rtl w:val="0"/>
        </w:rPr>
        <w:t xml:space="preserve">д</w:t>
      </w:r>
      <w:r w:rsidDel="00000000" w:rsidR="00000000" w:rsidRPr="00000000">
        <w:rPr>
          <w:rFonts w:ascii="Times New Roman" w:cs="Times New Roman" w:eastAsia="Times New Roman" w:hAnsi="Times New Roman"/>
          <w:sz w:val="24"/>
          <w:szCs w:val="24"/>
          <w:rtl w:val="0"/>
        </w:rPr>
        <w:t xml:space="preserve">.) - условно второе склонение, гласную </w:t>
      </w:r>
      <w:r w:rsidDel="00000000" w:rsidR="00000000" w:rsidRPr="00000000">
        <w:rPr>
          <w:rFonts w:ascii="Times New Roman" w:cs="Times New Roman" w:eastAsia="Times New Roman" w:hAnsi="Times New Roman"/>
          <w:i w:val="1"/>
          <w:sz w:val="24"/>
          <w:szCs w:val="24"/>
          <w:rtl w:val="0"/>
        </w:rPr>
        <w:t xml:space="preserve">-а</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Мая, Судха, Митра, Вайшравана, Ведья</w:t>
      </w:r>
      <w:r w:rsidDel="00000000" w:rsidR="00000000" w:rsidRPr="00000000">
        <w:rPr>
          <w:rFonts w:ascii="Times New Roman" w:cs="Times New Roman" w:eastAsia="Times New Roman" w:hAnsi="Times New Roman"/>
          <w:sz w:val="24"/>
          <w:szCs w:val="24"/>
          <w:rtl w:val="0"/>
        </w:rPr>
        <w:t xml:space="preserve"> и т. </w:t>
      </w:r>
      <w:r w:rsidDel="00000000" w:rsidR="00000000" w:rsidRPr="00000000">
        <w:rPr>
          <w:rFonts w:ascii="Times New Roman" w:cs="Times New Roman" w:eastAsia="Times New Roman" w:hAnsi="Times New Roman"/>
          <w:sz w:val="24"/>
          <w:szCs w:val="24"/>
          <w:rtl w:val="0"/>
        </w:rPr>
        <w:t xml:space="preserve">д</w:t>
      </w:r>
      <w:r w:rsidDel="00000000" w:rsidR="00000000" w:rsidRPr="00000000">
        <w:rPr>
          <w:rFonts w:ascii="Times New Roman" w:cs="Times New Roman" w:eastAsia="Times New Roman" w:hAnsi="Times New Roman"/>
          <w:sz w:val="24"/>
          <w:szCs w:val="24"/>
          <w:rtl w:val="0"/>
        </w:rPr>
        <w:t xml:space="preserve">.) - условно первое склонение - и на одну из букв </w:t>
      </w:r>
      <w:r w:rsidDel="00000000" w:rsidR="00000000" w:rsidRPr="00000000">
        <w:rPr>
          <w:rFonts w:ascii="Times New Roman" w:cs="Times New Roman" w:eastAsia="Times New Roman" w:hAnsi="Times New Roman"/>
          <w:i w:val="1"/>
          <w:sz w:val="24"/>
          <w:szCs w:val="24"/>
          <w:rtl w:val="0"/>
        </w:rPr>
        <w:t xml:space="preserve">и, у, 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Агни, Ваю, Наги, Вайшали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Ведабху</w:t>
      </w:r>
      <w:r w:rsidDel="00000000" w:rsidR="00000000" w:rsidRPr="00000000">
        <w:rPr>
          <w:rFonts w:ascii="Times New Roman" w:cs="Times New Roman" w:eastAsia="Times New Roman" w:hAnsi="Times New Roman"/>
          <w:sz w:val="24"/>
          <w:szCs w:val="24"/>
          <w:rtl w:val="0"/>
        </w:rPr>
        <w:t xml:space="preserve"> и т.д.) - условно список несклоняемых санскритизмов. </w:t>
      </w:r>
    </w:p>
    <w:p w:rsidR="00000000" w:rsidDel="00000000" w:rsidP="00000000" w:rsidRDefault="00000000" w:rsidRPr="00000000" w14:paraId="0000009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Обрабатываемый текст, а также слова из санскритских списков для удобства были приведены к нижнему </w:t>
      </w:r>
      <w:r w:rsidDel="00000000" w:rsidR="00000000" w:rsidRPr="00000000">
        <w:rPr>
          <w:rFonts w:ascii="Times New Roman" w:cs="Times New Roman" w:eastAsia="Times New Roman" w:hAnsi="Times New Roman"/>
          <w:sz w:val="24"/>
          <w:szCs w:val="24"/>
          <w:rtl w:val="0"/>
        </w:rPr>
        <w:t xml:space="preserve">регистру</w:t>
      </w:r>
      <w:r w:rsidDel="00000000" w:rsidR="00000000" w:rsidRPr="00000000">
        <w:rPr>
          <w:rFonts w:ascii="Times New Roman" w:cs="Times New Roman" w:eastAsia="Times New Roman" w:hAnsi="Times New Roman"/>
          <w:sz w:val="24"/>
          <w:szCs w:val="24"/>
          <w:rtl w:val="0"/>
        </w:rPr>
        <w:t xml:space="preserve">. Стоит заметить, что на первых этапах разработки стеммера заглавные буквы намеренно не учитывались, так как первостепенной задачей являлось выведение правил эффективного выделения основы каждого слова из текста и ее сравнение с основами санскритских слов независимо от того, с какой буквы проверяемое слово написано, так как не все санскритские именованные сущности в русском переводе всегда обозначены заглавной буквой.</w:t>
      </w:r>
    </w:p>
    <w:p w:rsidR="00000000" w:rsidDel="00000000" w:rsidP="00000000" w:rsidRDefault="00000000" w:rsidRPr="00000000" w14:paraId="0000009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Сперва осуществлялась проверка слова из текста на его вхождение </w:t>
      </w:r>
      <w:r w:rsidDel="00000000" w:rsidR="00000000" w:rsidRPr="00000000">
        <w:rPr>
          <w:rFonts w:ascii="Times New Roman" w:cs="Times New Roman" w:eastAsia="Times New Roman" w:hAnsi="Times New Roman"/>
          <w:sz w:val="24"/>
          <w:szCs w:val="24"/>
          <w:rtl w:val="0"/>
        </w:rPr>
        <w:t xml:space="preserve">в список</w:t>
      </w:r>
      <w:r w:rsidDel="00000000" w:rsidR="00000000" w:rsidRPr="00000000">
        <w:rPr>
          <w:rFonts w:ascii="Times New Roman" w:cs="Times New Roman" w:eastAsia="Times New Roman" w:hAnsi="Times New Roman"/>
          <w:sz w:val="24"/>
          <w:szCs w:val="24"/>
          <w:rtl w:val="0"/>
        </w:rPr>
        <w:t xml:space="preserve"> условно несклоняемых санскритизмов (состоящий из 54 тыс. </w:t>
      </w:r>
      <w:r w:rsidDel="00000000" w:rsidR="00000000" w:rsidRPr="00000000">
        <w:rPr>
          <w:rFonts w:ascii="Times New Roman" w:cs="Times New Roman" w:eastAsia="Times New Roman" w:hAnsi="Times New Roman"/>
          <w:sz w:val="24"/>
          <w:szCs w:val="24"/>
          <w:rtl w:val="0"/>
        </w:rPr>
        <w:t xml:space="preserve">слов</w:t>
      </w:r>
      <w:r w:rsidDel="00000000" w:rsidR="00000000" w:rsidRPr="00000000">
        <w:rPr>
          <w:rFonts w:ascii="Times New Roman" w:cs="Times New Roman" w:eastAsia="Times New Roman" w:hAnsi="Times New Roman"/>
          <w:sz w:val="24"/>
          <w:szCs w:val="24"/>
          <w:rtl w:val="0"/>
        </w:rPr>
        <w:t xml:space="preserve">), и если оно туда входило, слово сохранялось в автоматическом сводном указателе. Процесс обработки слов из текста с проверкой их вхождения в списки санскритских имен и терминов, заканчивающихся на гласную (243 тыс. слов) и согласную (55 тыс. слов), включал в себя шесть подусловий, выполнение любого из которых вело к сохранению проверяемого слова как единицы автоматического указателя: </w:t>
      </w:r>
    </w:p>
    <w:p w:rsidR="00000000" w:rsidDel="00000000" w:rsidP="00000000" w:rsidRDefault="00000000" w:rsidRPr="00000000" w14:paraId="0000009C">
      <w:pPr>
        <w:numPr>
          <w:ilvl w:val="0"/>
          <w:numId w:val="2"/>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слово целиком или с отсеченной последней буквой входит в список санскритских слов (оканчивающихся на гласную или согласную) и его длина на одну букву меньше, чем длина слова из списка, или равна ей.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санскритское слово </w:t>
      </w:r>
      <w:r w:rsidDel="00000000" w:rsidR="00000000" w:rsidRPr="00000000">
        <w:rPr>
          <w:rFonts w:ascii="Times New Roman" w:cs="Times New Roman" w:eastAsia="Times New Roman" w:hAnsi="Times New Roman"/>
          <w:i w:val="1"/>
          <w:sz w:val="24"/>
          <w:szCs w:val="24"/>
          <w:rtl w:val="0"/>
        </w:rPr>
        <w:t xml:space="preserve">виган</w:t>
      </w:r>
      <w:r w:rsidDel="00000000" w:rsidR="00000000" w:rsidRPr="00000000">
        <w:rPr>
          <w:rFonts w:ascii="Times New Roman" w:cs="Times New Roman" w:eastAsia="Times New Roman" w:hAnsi="Times New Roman"/>
          <w:sz w:val="24"/>
          <w:szCs w:val="24"/>
          <w:rtl w:val="0"/>
        </w:rPr>
        <w:t xml:space="preserve"> упомянуто в тексте в косвенном падеже как </w:t>
      </w:r>
      <w:r w:rsidDel="00000000" w:rsidR="00000000" w:rsidRPr="00000000">
        <w:rPr>
          <w:rFonts w:ascii="Times New Roman" w:cs="Times New Roman" w:eastAsia="Times New Roman" w:hAnsi="Times New Roman"/>
          <w:i w:val="1"/>
          <w:sz w:val="24"/>
          <w:szCs w:val="24"/>
          <w:rtl w:val="0"/>
        </w:rPr>
        <w:t xml:space="preserve">вигана</w:t>
      </w:r>
      <w:r w:rsidDel="00000000" w:rsidR="00000000" w:rsidRPr="00000000">
        <w:rPr>
          <w:rFonts w:ascii="Times New Roman" w:cs="Times New Roman" w:eastAsia="Times New Roman" w:hAnsi="Times New Roman"/>
          <w:sz w:val="24"/>
          <w:szCs w:val="24"/>
          <w:rtl w:val="0"/>
        </w:rPr>
        <w:t xml:space="preserve">. Длина слова </w:t>
      </w:r>
      <w:r w:rsidDel="00000000" w:rsidR="00000000" w:rsidRPr="00000000">
        <w:rPr>
          <w:rFonts w:ascii="Times New Roman" w:cs="Times New Roman" w:eastAsia="Times New Roman" w:hAnsi="Times New Roman"/>
          <w:i w:val="1"/>
          <w:sz w:val="24"/>
          <w:szCs w:val="24"/>
          <w:rtl w:val="0"/>
        </w:rPr>
        <w:t xml:space="preserve">виган</w:t>
      </w:r>
      <w:r w:rsidDel="00000000" w:rsidR="00000000" w:rsidRPr="00000000">
        <w:rPr>
          <w:rFonts w:ascii="Times New Roman" w:cs="Times New Roman" w:eastAsia="Times New Roman" w:hAnsi="Times New Roman"/>
          <w:sz w:val="24"/>
          <w:szCs w:val="24"/>
          <w:rtl w:val="0"/>
        </w:rPr>
        <w:t xml:space="preserve"> на одну букву меньше длины слова </w:t>
      </w:r>
      <w:r w:rsidDel="00000000" w:rsidR="00000000" w:rsidRPr="00000000">
        <w:rPr>
          <w:rFonts w:ascii="Times New Roman" w:cs="Times New Roman" w:eastAsia="Times New Roman" w:hAnsi="Times New Roman"/>
          <w:i w:val="1"/>
          <w:sz w:val="24"/>
          <w:szCs w:val="24"/>
          <w:rtl w:val="0"/>
        </w:rPr>
        <w:t xml:space="preserve">вигана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вигана</w:t>
      </w:r>
      <w:r w:rsidDel="00000000" w:rsidR="00000000" w:rsidRPr="00000000">
        <w:rPr>
          <w:rFonts w:ascii="Times New Roman" w:cs="Times New Roman" w:eastAsia="Times New Roman" w:hAnsi="Times New Roman"/>
          <w:sz w:val="24"/>
          <w:szCs w:val="24"/>
          <w:rtl w:val="0"/>
        </w:rPr>
        <w:t xml:space="preserve"> без последней буквы (</w:t>
      </w:r>
      <w:r w:rsidDel="00000000" w:rsidR="00000000" w:rsidRPr="00000000">
        <w:rPr>
          <w:rFonts w:ascii="Times New Roman" w:cs="Times New Roman" w:eastAsia="Times New Roman" w:hAnsi="Times New Roman"/>
          <w:i w:val="1"/>
          <w:sz w:val="24"/>
          <w:szCs w:val="24"/>
          <w:rtl w:val="0"/>
        </w:rPr>
        <w:t xml:space="preserve">виган-</w:t>
      </w:r>
      <w:r w:rsidDel="00000000" w:rsidR="00000000" w:rsidRPr="00000000">
        <w:rPr>
          <w:rFonts w:ascii="Times New Roman" w:cs="Times New Roman" w:eastAsia="Times New Roman" w:hAnsi="Times New Roman"/>
          <w:sz w:val="24"/>
          <w:szCs w:val="24"/>
          <w:rtl w:val="0"/>
        </w:rPr>
        <w:t xml:space="preserve">) присутствует в списке санскритских слов, следовательно, </w:t>
      </w:r>
      <w:r w:rsidDel="00000000" w:rsidR="00000000" w:rsidRPr="00000000">
        <w:rPr>
          <w:rFonts w:ascii="Times New Roman" w:cs="Times New Roman" w:eastAsia="Times New Roman" w:hAnsi="Times New Roman"/>
          <w:i w:val="1"/>
          <w:sz w:val="24"/>
          <w:szCs w:val="24"/>
          <w:rtl w:val="0"/>
        </w:rPr>
        <w:t xml:space="preserve">вигана</w:t>
      </w:r>
      <w:r w:rsidDel="00000000" w:rsidR="00000000" w:rsidRPr="00000000">
        <w:rPr>
          <w:rFonts w:ascii="Times New Roman" w:cs="Times New Roman" w:eastAsia="Times New Roman" w:hAnsi="Times New Roman"/>
          <w:sz w:val="24"/>
          <w:szCs w:val="24"/>
          <w:rtl w:val="0"/>
        </w:rPr>
        <w:t xml:space="preserve"> является искомой словоформой и его лемма из списка - </w:t>
      </w:r>
      <w:r w:rsidDel="00000000" w:rsidR="00000000" w:rsidRPr="00000000">
        <w:rPr>
          <w:rFonts w:ascii="Times New Roman" w:cs="Times New Roman" w:eastAsia="Times New Roman" w:hAnsi="Times New Roman"/>
          <w:i w:val="1"/>
          <w:sz w:val="24"/>
          <w:szCs w:val="24"/>
          <w:rtl w:val="0"/>
        </w:rPr>
        <w:t xml:space="preserve">виган</w:t>
      </w:r>
      <w:r w:rsidDel="00000000" w:rsidR="00000000" w:rsidRPr="00000000">
        <w:rPr>
          <w:rFonts w:ascii="Times New Roman" w:cs="Times New Roman" w:eastAsia="Times New Roman" w:hAnsi="Times New Roman"/>
          <w:sz w:val="24"/>
          <w:szCs w:val="24"/>
          <w:rtl w:val="0"/>
        </w:rPr>
        <w:t xml:space="preserve"> - добавляется в автоматический указатель.</w:t>
      </w:r>
    </w:p>
    <w:p w:rsidR="00000000" w:rsidDel="00000000" w:rsidP="00000000" w:rsidRDefault="00000000" w:rsidRPr="00000000" w14:paraId="0000009D">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слово заканчивается на </w:t>
      </w:r>
      <w:r w:rsidDel="00000000" w:rsidR="00000000" w:rsidRPr="00000000">
        <w:rPr>
          <w:rFonts w:ascii="Times New Roman" w:cs="Times New Roman" w:eastAsia="Times New Roman" w:hAnsi="Times New Roman"/>
          <w:i w:val="1"/>
          <w:sz w:val="24"/>
          <w:szCs w:val="24"/>
          <w:rtl w:val="0"/>
        </w:rPr>
        <w:t xml:space="preserve">-м</w:t>
      </w:r>
      <w:r w:rsidDel="00000000" w:rsidR="00000000" w:rsidRPr="00000000">
        <w:rPr>
          <w:rFonts w:ascii="Times New Roman" w:cs="Times New Roman" w:eastAsia="Times New Roman" w:hAnsi="Times New Roman"/>
          <w:sz w:val="24"/>
          <w:szCs w:val="24"/>
          <w:rtl w:val="0"/>
        </w:rPr>
        <w:t xml:space="preserve"> и буква перед </w:t>
      </w:r>
      <w:r w:rsidDel="00000000" w:rsidR="00000000" w:rsidRPr="00000000">
        <w:rPr>
          <w:rFonts w:ascii="Times New Roman" w:cs="Times New Roman" w:eastAsia="Times New Roman" w:hAnsi="Times New Roman"/>
          <w:i w:val="1"/>
          <w:sz w:val="24"/>
          <w:szCs w:val="24"/>
          <w:rtl w:val="0"/>
        </w:rPr>
        <w:t xml:space="preserve">-м </w:t>
      </w:r>
      <w:r w:rsidDel="00000000" w:rsidR="00000000" w:rsidRPr="00000000">
        <w:rPr>
          <w:rFonts w:ascii="Times New Roman" w:cs="Times New Roman" w:eastAsia="Times New Roman" w:hAnsi="Times New Roman"/>
          <w:sz w:val="24"/>
          <w:szCs w:val="24"/>
          <w:rtl w:val="0"/>
        </w:rPr>
        <w:t xml:space="preserve">гласная, проверяется, совпадает ли основа этого слова (слово с отсеченными двумя последними буквами) с основой какого-либо слова из санскритского списка, причем длина проверяемого слова из текста должна быть на один меньше длины подходящего санскритизма, если санскритизм заканчивается на гласную, и на два - если на согласную.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санскритское имя </w:t>
      </w:r>
      <w:r w:rsidDel="00000000" w:rsidR="00000000" w:rsidRPr="00000000">
        <w:rPr>
          <w:rFonts w:ascii="Times New Roman" w:cs="Times New Roman" w:eastAsia="Times New Roman" w:hAnsi="Times New Roman"/>
          <w:i w:val="1"/>
          <w:sz w:val="24"/>
          <w:szCs w:val="24"/>
          <w:rtl w:val="0"/>
        </w:rPr>
        <w:t xml:space="preserve">Ахар</w:t>
      </w:r>
      <w:r w:rsidDel="00000000" w:rsidR="00000000" w:rsidRPr="00000000">
        <w:rPr>
          <w:rFonts w:ascii="Times New Roman" w:cs="Times New Roman" w:eastAsia="Times New Roman" w:hAnsi="Times New Roman"/>
          <w:sz w:val="24"/>
          <w:szCs w:val="24"/>
          <w:rtl w:val="0"/>
        </w:rPr>
        <w:t xml:space="preserve"> встречается в тексте в творительном падеже - </w:t>
      </w:r>
      <w:r w:rsidDel="00000000" w:rsidR="00000000" w:rsidRPr="00000000">
        <w:rPr>
          <w:rFonts w:ascii="Times New Roman" w:cs="Times New Roman" w:eastAsia="Times New Roman" w:hAnsi="Times New Roman"/>
          <w:i w:val="1"/>
          <w:sz w:val="24"/>
          <w:szCs w:val="24"/>
          <w:rtl w:val="0"/>
        </w:rPr>
        <w:t xml:space="preserve">Ахаром</w:t>
      </w:r>
      <w:r w:rsidDel="00000000" w:rsidR="00000000" w:rsidRPr="00000000">
        <w:rPr>
          <w:rFonts w:ascii="Times New Roman" w:cs="Times New Roman" w:eastAsia="Times New Roman" w:hAnsi="Times New Roman"/>
          <w:sz w:val="24"/>
          <w:szCs w:val="24"/>
          <w:rtl w:val="0"/>
        </w:rPr>
        <w:t xml:space="preserve">. Так как </w:t>
      </w:r>
      <w:r w:rsidDel="00000000" w:rsidR="00000000" w:rsidRPr="00000000">
        <w:rPr>
          <w:rFonts w:ascii="Times New Roman" w:cs="Times New Roman" w:eastAsia="Times New Roman" w:hAnsi="Times New Roman"/>
          <w:i w:val="1"/>
          <w:sz w:val="24"/>
          <w:szCs w:val="24"/>
          <w:rtl w:val="0"/>
        </w:rPr>
        <w:t xml:space="preserve">Ахар</w:t>
      </w:r>
      <w:r w:rsidDel="00000000" w:rsidR="00000000" w:rsidRPr="00000000">
        <w:rPr>
          <w:rFonts w:ascii="Times New Roman" w:cs="Times New Roman" w:eastAsia="Times New Roman" w:hAnsi="Times New Roman"/>
          <w:sz w:val="24"/>
          <w:szCs w:val="24"/>
          <w:rtl w:val="0"/>
        </w:rPr>
        <w:t xml:space="preserve"> заканчивается на согласную и его длина на 2 меньше длины проверяемого слова из текста (</w:t>
      </w:r>
      <w:r w:rsidDel="00000000" w:rsidR="00000000" w:rsidRPr="00000000">
        <w:rPr>
          <w:rFonts w:ascii="Times New Roman" w:cs="Times New Roman" w:eastAsia="Times New Roman" w:hAnsi="Times New Roman"/>
          <w:i w:val="1"/>
          <w:sz w:val="24"/>
          <w:szCs w:val="24"/>
          <w:rtl w:val="0"/>
        </w:rPr>
        <w:t xml:space="preserve">Ахаром)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Ахаром</w:t>
      </w:r>
      <w:r w:rsidDel="00000000" w:rsidR="00000000" w:rsidRPr="00000000">
        <w:rPr>
          <w:rFonts w:ascii="Times New Roman" w:cs="Times New Roman" w:eastAsia="Times New Roman" w:hAnsi="Times New Roman"/>
          <w:sz w:val="24"/>
          <w:szCs w:val="24"/>
          <w:rtl w:val="0"/>
        </w:rPr>
        <w:t xml:space="preserve"> считается искомым словом, </w:t>
      </w:r>
      <w:r w:rsidDel="00000000" w:rsidR="00000000" w:rsidRPr="00000000">
        <w:rPr>
          <w:rFonts w:ascii="Times New Roman" w:cs="Times New Roman" w:eastAsia="Times New Roman" w:hAnsi="Times New Roman"/>
          <w:i w:val="1"/>
          <w:sz w:val="24"/>
          <w:szCs w:val="24"/>
          <w:rtl w:val="0"/>
        </w:rPr>
        <w:t xml:space="preserve">Ахар </w:t>
      </w:r>
      <w:r w:rsidDel="00000000" w:rsidR="00000000" w:rsidRPr="00000000">
        <w:rPr>
          <w:rFonts w:ascii="Times New Roman" w:cs="Times New Roman" w:eastAsia="Times New Roman" w:hAnsi="Times New Roman"/>
          <w:sz w:val="24"/>
          <w:szCs w:val="24"/>
          <w:rtl w:val="0"/>
        </w:rPr>
        <w:t xml:space="preserve">- подходящей для него леммой и добавляется в автоматический указатель.</w:t>
      </w:r>
    </w:p>
    <w:p w:rsidR="00000000" w:rsidDel="00000000" w:rsidP="00000000" w:rsidRDefault="00000000" w:rsidRPr="00000000" w14:paraId="0000009E">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 заканчивается на </w:t>
      </w:r>
      <w:r w:rsidDel="00000000" w:rsidR="00000000" w:rsidRPr="00000000">
        <w:rPr>
          <w:rFonts w:ascii="Times New Roman" w:cs="Times New Roman" w:eastAsia="Times New Roman" w:hAnsi="Times New Roman"/>
          <w:i w:val="1"/>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 и буква перед </w:t>
      </w:r>
      <w:r w:rsidDel="00000000" w:rsidR="00000000" w:rsidRPr="00000000">
        <w:rPr>
          <w:rFonts w:ascii="Times New Roman" w:cs="Times New Roman" w:eastAsia="Times New Roman" w:hAnsi="Times New Roman"/>
          <w:i w:val="1"/>
          <w:sz w:val="24"/>
          <w:szCs w:val="24"/>
          <w:rtl w:val="0"/>
        </w:rPr>
        <w:t xml:space="preserve">-в </w:t>
      </w:r>
      <w:r w:rsidDel="00000000" w:rsidR="00000000" w:rsidRPr="00000000">
        <w:rPr>
          <w:rFonts w:ascii="Times New Roman" w:cs="Times New Roman" w:eastAsia="Times New Roman" w:hAnsi="Times New Roman"/>
          <w:sz w:val="24"/>
          <w:szCs w:val="24"/>
          <w:rtl w:val="0"/>
        </w:rPr>
        <w:t xml:space="preserve">гласная, проверяется, совпадает ли основа этого слова с основой какого-либо слова из санскритских </w:t>
      </w:r>
      <w:r w:rsidDel="00000000" w:rsidR="00000000" w:rsidRPr="00000000">
        <w:rPr>
          <w:rFonts w:ascii="Times New Roman" w:cs="Times New Roman" w:eastAsia="Times New Roman" w:hAnsi="Times New Roman"/>
          <w:sz w:val="24"/>
          <w:szCs w:val="24"/>
          <w:rtl w:val="0"/>
        </w:rPr>
        <w:t xml:space="preserve">списк</w:t>
      </w:r>
      <w:r w:rsidDel="00000000" w:rsidR="00000000" w:rsidRPr="00000000">
        <w:rPr>
          <w:rFonts w:ascii="Times New Roman" w:cs="Times New Roman" w:eastAsia="Times New Roman" w:hAnsi="Times New Roman"/>
          <w:sz w:val="24"/>
          <w:szCs w:val="24"/>
          <w:rtl w:val="0"/>
        </w:rPr>
        <w:t xml:space="preserve">ов (список Серенсена и список санскритизмов), причем длина проверяемого слова из текста должна быть на один меньше длины подходящего санскритизма.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санскритизм </w:t>
      </w:r>
      <w:r w:rsidDel="00000000" w:rsidR="00000000" w:rsidRPr="00000000">
        <w:rPr>
          <w:rFonts w:ascii="Times New Roman" w:cs="Times New Roman" w:eastAsia="Times New Roman" w:hAnsi="Times New Roman"/>
          <w:i w:val="1"/>
          <w:sz w:val="24"/>
          <w:szCs w:val="24"/>
          <w:rtl w:val="0"/>
        </w:rPr>
        <w:t xml:space="preserve">джагуды </w:t>
      </w:r>
      <w:r w:rsidDel="00000000" w:rsidR="00000000" w:rsidRPr="00000000">
        <w:rPr>
          <w:rFonts w:ascii="Times New Roman" w:cs="Times New Roman" w:eastAsia="Times New Roman" w:hAnsi="Times New Roman"/>
          <w:sz w:val="24"/>
          <w:szCs w:val="24"/>
          <w:rtl w:val="0"/>
        </w:rPr>
        <w:t xml:space="preserve">упомянут в тексте в родительном падеже - </w:t>
      </w:r>
      <w:r w:rsidDel="00000000" w:rsidR="00000000" w:rsidRPr="00000000">
        <w:rPr>
          <w:rFonts w:ascii="Times New Roman" w:cs="Times New Roman" w:eastAsia="Times New Roman" w:hAnsi="Times New Roman"/>
          <w:i w:val="1"/>
          <w:sz w:val="24"/>
          <w:szCs w:val="24"/>
          <w:rtl w:val="0"/>
        </w:rPr>
        <w:t xml:space="preserve">джагудов</w:t>
      </w:r>
      <w:r w:rsidDel="00000000" w:rsidR="00000000" w:rsidRPr="00000000">
        <w:rPr>
          <w:rFonts w:ascii="Times New Roman" w:cs="Times New Roman" w:eastAsia="Times New Roman" w:hAnsi="Times New Roman"/>
          <w:sz w:val="24"/>
          <w:szCs w:val="24"/>
          <w:rtl w:val="0"/>
        </w:rPr>
        <w:t xml:space="preserve">. Санскритизм на один символ короче слова из текста, а также слова имеют общую основу </w:t>
      </w:r>
      <w:r w:rsidDel="00000000" w:rsidR="00000000" w:rsidRPr="00000000">
        <w:rPr>
          <w:rFonts w:ascii="Times New Roman" w:cs="Times New Roman" w:eastAsia="Times New Roman" w:hAnsi="Times New Roman"/>
          <w:i w:val="1"/>
          <w:sz w:val="24"/>
          <w:szCs w:val="24"/>
          <w:rtl w:val="0"/>
        </w:rPr>
        <w:t xml:space="preserve">джагуд</w:t>
      </w:r>
      <w:r w:rsidDel="00000000" w:rsidR="00000000" w:rsidRPr="00000000">
        <w:rPr>
          <w:rFonts w:ascii="Times New Roman" w:cs="Times New Roman" w:eastAsia="Times New Roman" w:hAnsi="Times New Roman"/>
          <w:sz w:val="24"/>
          <w:szCs w:val="24"/>
          <w:rtl w:val="0"/>
        </w:rPr>
        <w:t xml:space="preserve">, поэтому </w:t>
      </w:r>
      <w:r w:rsidDel="00000000" w:rsidR="00000000" w:rsidRPr="00000000">
        <w:rPr>
          <w:rFonts w:ascii="Times New Roman" w:cs="Times New Roman" w:eastAsia="Times New Roman" w:hAnsi="Times New Roman"/>
          <w:i w:val="1"/>
          <w:sz w:val="24"/>
          <w:szCs w:val="24"/>
          <w:rtl w:val="0"/>
        </w:rPr>
        <w:t xml:space="preserve">джагуды</w:t>
      </w:r>
      <w:r w:rsidDel="00000000" w:rsidR="00000000" w:rsidRPr="00000000">
        <w:rPr>
          <w:rFonts w:ascii="Times New Roman" w:cs="Times New Roman" w:eastAsia="Times New Roman" w:hAnsi="Times New Roman"/>
          <w:sz w:val="24"/>
          <w:szCs w:val="24"/>
          <w:rtl w:val="0"/>
        </w:rPr>
        <w:t xml:space="preserve"> попадает в автоматический указатель.</w:t>
      </w:r>
      <w:r w:rsidDel="00000000" w:rsidR="00000000" w:rsidRPr="00000000">
        <w:rPr>
          <w:rtl w:val="0"/>
        </w:rPr>
      </w:r>
    </w:p>
    <w:p w:rsidR="00000000" w:rsidDel="00000000" w:rsidP="00000000" w:rsidRDefault="00000000" w:rsidRPr="00000000" w14:paraId="0000009F">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 заканчивается на </w:t>
      </w:r>
      <w:r w:rsidDel="00000000" w:rsidR="00000000" w:rsidRPr="00000000">
        <w:rPr>
          <w:rFonts w:ascii="Times New Roman" w:cs="Times New Roman" w:eastAsia="Times New Roman" w:hAnsi="Times New Roman"/>
          <w:i w:val="1"/>
          <w:sz w:val="24"/>
          <w:szCs w:val="24"/>
          <w:rtl w:val="0"/>
        </w:rPr>
        <w:t xml:space="preserve">-ми</w:t>
      </w:r>
      <w:r w:rsidDel="00000000" w:rsidR="00000000" w:rsidRPr="00000000">
        <w:rPr>
          <w:rFonts w:ascii="Times New Roman" w:cs="Times New Roman" w:eastAsia="Times New Roman" w:hAnsi="Times New Roman"/>
          <w:sz w:val="24"/>
          <w:szCs w:val="24"/>
          <w:rtl w:val="0"/>
        </w:rPr>
        <w:t xml:space="preserve"> и буква перед </w:t>
      </w:r>
      <w:r w:rsidDel="00000000" w:rsidR="00000000" w:rsidRPr="00000000">
        <w:rPr>
          <w:rFonts w:ascii="Times New Roman" w:cs="Times New Roman" w:eastAsia="Times New Roman" w:hAnsi="Times New Roman"/>
          <w:i w:val="1"/>
          <w:sz w:val="24"/>
          <w:szCs w:val="24"/>
          <w:rtl w:val="0"/>
        </w:rPr>
        <w:t xml:space="preserve">-ми </w:t>
      </w:r>
      <w:r w:rsidDel="00000000" w:rsidR="00000000" w:rsidRPr="00000000">
        <w:rPr>
          <w:rFonts w:ascii="Times New Roman" w:cs="Times New Roman" w:eastAsia="Times New Roman" w:hAnsi="Times New Roman"/>
          <w:sz w:val="24"/>
          <w:szCs w:val="24"/>
          <w:rtl w:val="0"/>
        </w:rPr>
        <w:t xml:space="preserve">гласная, проверяется, совпадает ли основа этого слова с основой какого-либо слова из санскритского списка, причем длина проверяемого слова из текста должна быть на два меньше длины подходящего санскритизма.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санскритское имя собственное </w:t>
      </w:r>
      <w:r w:rsidDel="00000000" w:rsidR="00000000" w:rsidRPr="00000000">
        <w:rPr>
          <w:rFonts w:ascii="Times New Roman" w:cs="Times New Roman" w:eastAsia="Times New Roman" w:hAnsi="Times New Roman"/>
          <w:i w:val="1"/>
          <w:sz w:val="24"/>
          <w:szCs w:val="24"/>
          <w:rtl w:val="0"/>
        </w:rPr>
        <w:t xml:space="preserve">Ашвины</w:t>
      </w:r>
      <w:r w:rsidDel="00000000" w:rsidR="00000000" w:rsidRPr="00000000">
        <w:rPr>
          <w:rFonts w:ascii="Times New Roman" w:cs="Times New Roman" w:eastAsia="Times New Roman" w:hAnsi="Times New Roman"/>
          <w:sz w:val="24"/>
          <w:szCs w:val="24"/>
          <w:rtl w:val="0"/>
        </w:rPr>
        <w:t xml:space="preserve"> встретилось в тексте как </w:t>
      </w:r>
      <w:r w:rsidDel="00000000" w:rsidR="00000000" w:rsidRPr="00000000">
        <w:rPr>
          <w:rFonts w:ascii="Times New Roman" w:cs="Times New Roman" w:eastAsia="Times New Roman" w:hAnsi="Times New Roman"/>
          <w:i w:val="1"/>
          <w:sz w:val="24"/>
          <w:szCs w:val="24"/>
          <w:rtl w:val="0"/>
        </w:rPr>
        <w:t xml:space="preserve">Ашвинами</w:t>
      </w:r>
      <w:r w:rsidDel="00000000" w:rsidR="00000000" w:rsidRPr="00000000">
        <w:rPr>
          <w:rFonts w:ascii="Times New Roman" w:cs="Times New Roman" w:eastAsia="Times New Roman" w:hAnsi="Times New Roman"/>
          <w:sz w:val="24"/>
          <w:szCs w:val="24"/>
          <w:rtl w:val="0"/>
        </w:rPr>
        <w:t xml:space="preserve">. Санскритизм на две буквы короче слова из текста, а также слова имеют общую основу </w:t>
      </w:r>
      <w:r w:rsidDel="00000000" w:rsidR="00000000" w:rsidRPr="00000000">
        <w:rPr>
          <w:rFonts w:ascii="Times New Roman" w:cs="Times New Roman" w:eastAsia="Times New Roman" w:hAnsi="Times New Roman"/>
          <w:i w:val="1"/>
          <w:sz w:val="24"/>
          <w:szCs w:val="24"/>
          <w:rtl w:val="0"/>
        </w:rPr>
        <w:t xml:space="preserve">ашвин</w:t>
      </w:r>
      <w:r w:rsidDel="00000000" w:rsidR="00000000" w:rsidRPr="00000000">
        <w:rPr>
          <w:rFonts w:ascii="Times New Roman" w:cs="Times New Roman" w:eastAsia="Times New Roman" w:hAnsi="Times New Roman"/>
          <w:sz w:val="24"/>
          <w:szCs w:val="24"/>
          <w:rtl w:val="0"/>
        </w:rPr>
        <w:t xml:space="preserve"> - все условия выполнены, имя </w:t>
      </w:r>
      <w:r w:rsidDel="00000000" w:rsidR="00000000" w:rsidRPr="00000000">
        <w:rPr>
          <w:rFonts w:ascii="Times New Roman" w:cs="Times New Roman" w:eastAsia="Times New Roman" w:hAnsi="Times New Roman"/>
          <w:i w:val="1"/>
          <w:sz w:val="24"/>
          <w:szCs w:val="24"/>
          <w:rtl w:val="0"/>
        </w:rPr>
        <w:t xml:space="preserve">Ашвины</w:t>
      </w:r>
      <w:r w:rsidDel="00000000" w:rsidR="00000000" w:rsidRPr="00000000">
        <w:rPr>
          <w:rFonts w:ascii="Times New Roman" w:cs="Times New Roman" w:eastAsia="Times New Roman" w:hAnsi="Times New Roman"/>
          <w:sz w:val="24"/>
          <w:szCs w:val="24"/>
          <w:rtl w:val="0"/>
        </w:rPr>
        <w:t xml:space="preserve"> попадает в автоматический указатель. </w:t>
      </w:r>
    </w:p>
    <w:p w:rsidR="00000000" w:rsidDel="00000000" w:rsidP="00000000" w:rsidRDefault="00000000" w:rsidRPr="00000000" w14:paraId="000000A0">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 заканчивается на </w:t>
      </w:r>
      <w:r w:rsidDel="00000000" w:rsidR="00000000" w:rsidRPr="00000000">
        <w:rPr>
          <w:rFonts w:ascii="Times New Roman" w:cs="Times New Roman" w:eastAsia="Times New Roman" w:hAnsi="Times New Roman"/>
          <w:i w:val="1"/>
          <w:sz w:val="24"/>
          <w:szCs w:val="24"/>
          <w:rtl w:val="0"/>
        </w:rPr>
        <w:t xml:space="preserve">-й</w:t>
      </w:r>
      <w:r w:rsidDel="00000000" w:rsidR="00000000" w:rsidRPr="00000000">
        <w:rPr>
          <w:rFonts w:ascii="Times New Roman" w:cs="Times New Roman" w:eastAsia="Times New Roman" w:hAnsi="Times New Roman"/>
          <w:sz w:val="24"/>
          <w:szCs w:val="24"/>
          <w:rtl w:val="0"/>
        </w:rPr>
        <w:t xml:space="preserve"> и буква перед </w:t>
      </w:r>
      <w:r w:rsidDel="00000000" w:rsidR="00000000" w:rsidRPr="00000000">
        <w:rPr>
          <w:rFonts w:ascii="Times New Roman" w:cs="Times New Roman" w:eastAsia="Times New Roman" w:hAnsi="Times New Roman"/>
          <w:i w:val="1"/>
          <w:sz w:val="24"/>
          <w:szCs w:val="24"/>
          <w:rtl w:val="0"/>
        </w:rPr>
        <w:t xml:space="preserve">-й </w:t>
      </w:r>
      <w:r w:rsidDel="00000000" w:rsidR="00000000" w:rsidRPr="00000000">
        <w:rPr>
          <w:rFonts w:ascii="Times New Roman" w:cs="Times New Roman" w:eastAsia="Times New Roman" w:hAnsi="Times New Roman"/>
          <w:sz w:val="24"/>
          <w:szCs w:val="24"/>
          <w:rtl w:val="0"/>
        </w:rPr>
        <w:t xml:space="preserve">гласная, проверяется, совпадает ли основа этого слова с основой какого-либо слова из санскритского списка, причем длина проверяемого слова из текста должна быть на один меньше длины подходящего санскритизма.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санскритизм </w:t>
      </w:r>
      <w:r w:rsidDel="00000000" w:rsidR="00000000" w:rsidRPr="00000000">
        <w:rPr>
          <w:rFonts w:ascii="Times New Roman" w:cs="Times New Roman" w:eastAsia="Times New Roman" w:hAnsi="Times New Roman"/>
          <w:i w:val="1"/>
          <w:sz w:val="24"/>
          <w:szCs w:val="24"/>
          <w:rtl w:val="0"/>
        </w:rPr>
        <w:t xml:space="preserve">магха</w:t>
      </w:r>
      <w:r w:rsidDel="00000000" w:rsidR="00000000" w:rsidRPr="00000000">
        <w:rPr>
          <w:rFonts w:ascii="Times New Roman" w:cs="Times New Roman" w:eastAsia="Times New Roman" w:hAnsi="Times New Roman"/>
          <w:sz w:val="24"/>
          <w:szCs w:val="24"/>
          <w:rtl w:val="0"/>
        </w:rPr>
        <w:t xml:space="preserve"> стоит в тексте в творительном падеже и выглядит как </w:t>
      </w:r>
      <w:r w:rsidDel="00000000" w:rsidR="00000000" w:rsidRPr="00000000">
        <w:rPr>
          <w:rFonts w:ascii="Times New Roman" w:cs="Times New Roman" w:eastAsia="Times New Roman" w:hAnsi="Times New Roman"/>
          <w:i w:val="1"/>
          <w:sz w:val="24"/>
          <w:szCs w:val="24"/>
          <w:rtl w:val="0"/>
        </w:rPr>
        <w:t xml:space="preserve">магхой</w:t>
      </w:r>
      <w:r w:rsidDel="00000000" w:rsidR="00000000" w:rsidRPr="00000000">
        <w:rPr>
          <w:rFonts w:ascii="Times New Roman" w:cs="Times New Roman" w:eastAsia="Times New Roman" w:hAnsi="Times New Roman"/>
          <w:sz w:val="24"/>
          <w:szCs w:val="24"/>
          <w:rtl w:val="0"/>
        </w:rPr>
        <w:t xml:space="preserve">. Слово из текста длиннее санскритизма на одну букву, а также они имеют одну и ту же основу - </w:t>
      </w:r>
      <w:r w:rsidDel="00000000" w:rsidR="00000000" w:rsidRPr="00000000">
        <w:rPr>
          <w:rFonts w:ascii="Times New Roman" w:cs="Times New Roman" w:eastAsia="Times New Roman" w:hAnsi="Times New Roman"/>
          <w:i w:val="1"/>
          <w:sz w:val="24"/>
          <w:szCs w:val="24"/>
          <w:rtl w:val="0"/>
        </w:rPr>
        <w:t xml:space="preserve">магх</w:t>
      </w:r>
      <w:r w:rsidDel="00000000" w:rsidR="00000000" w:rsidRPr="00000000">
        <w:rPr>
          <w:rFonts w:ascii="Times New Roman" w:cs="Times New Roman" w:eastAsia="Times New Roman" w:hAnsi="Times New Roman"/>
          <w:sz w:val="24"/>
          <w:szCs w:val="24"/>
          <w:rtl w:val="0"/>
        </w:rPr>
        <w:t xml:space="preserve">, следовательно, </w:t>
      </w:r>
      <w:r w:rsidDel="00000000" w:rsidR="00000000" w:rsidRPr="00000000">
        <w:rPr>
          <w:rFonts w:ascii="Times New Roman" w:cs="Times New Roman" w:eastAsia="Times New Roman" w:hAnsi="Times New Roman"/>
          <w:i w:val="1"/>
          <w:sz w:val="24"/>
          <w:szCs w:val="24"/>
          <w:rtl w:val="0"/>
        </w:rPr>
        <w:t xml:space="preserve">магха</w:t>
      </w:r>
      <w:r w:rsidDel="00000000" w:rsidR="00000000" w:rsidRPr="00000000">
        <w:rPr>
          <w:rFonts w:ascii="Times New Roman" w:cs="Times New Roman" w:eastAsia="Times New Roman" w:hAnsi="Times New Roman"/>
          <w:sz w:val="24"/>
          <w:szCs w:val="24"/>
          <w:rtl w:val="0"/>
        </w:rPr>
        <w:t xml:space="preserve"> сохраняется для автоматического указателя.</w:t>
      </w:r>
    </w:p>
    <w:p w:rsidR="00000000" w:rsidDel="00000000" w:rsidP="00000000" w:rsidRDefault="00000000" w:rsidRPr="00000000" w14:paraId="000000A1">
      <w:pPr>
        <w:numPr>
          <w:ilvl w:val="0"/>
          <w:numId w:val="2"/>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 заканчивается на </w:t>
      </w:r>
      <w:r w:rsidDel="00000000" w:rsidR="00000000" w:rsidRPr="00000000">
        <w:rPr>
          <w:rFonts w:ascii="Times New Roman" w:cs="Times New Roman" w:eastAsia="Times New Roman" w:hAnsi="Times New Roman"/>
          <w:i w:val="1"/>
          <w:sz w:val="24"/>
          <w:szCs w:val="24"/>
          <w:rtl w:val="0"/>
        </w:rPr>
        <w:t xml:space="preserve">-х</w:t>
      </w:r>
      <w:r w:rsidDel="00000000" w:rsidR="00000000" w:rsidRPr="00000000">
        <w:rPr>
          <w:rFonts w:ascii="Times New Roman" w:cs="Times New Roman" w:eastAsia="Times New Roman" w:hAnsi="Times New Roman"/>
          <w:sz w:val="24"/>
          <w:szCs w:val="24"/>
          <w:rtl w:val="0"/>
        </w:rPr>
        <w:t xml:space="preserve"> и буква перед </w:t>
      </w:r>
      <w:r w:rsidDel="00000000" w:rsidR="00000000" w:rsidRPr="00000000">
        <w:rPr>
          <w:rFonts w:ascii="Times New Roman" w:cs="Times New Roman" w:eastAsia="Times New Roman" w:hAnsi="Times New Roman"/>
          <w:i w:val="1"/>
          <w:sz w:val="24"/>
          <w:szCs w:val="24"/>
          <w:rtl w:val="0"/>
        </w:rPr>
        <w:t xml:space="preserve">-х </w:t>
      </w:r>
      <w:r w:rsidDel="00000000" w:rsidR="00000000" w:rsidRPr="00000000">
        <w:rPr>
          <w:rFonts w:ascii="Times New Roman" w:cs="Times New Roman" w:eastAsia="Times New Roman" w:hAnsi="Times New Roman"/>
          <w:sz w:val="24"/>
          <w:szCs w:val="24"/>
          <w:rtl w:val="0"/>
        </w:rPr>
        <w:t xml:space="preserve">гласная, проверяется, совпадает ли основа этого слова с основой какого-либо слова из санскритского списка, причем длина проверяемого слова из текста должна быть на один меньше длины подходящего санскритизма.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санскритское слово </w:t>
      </w:r>
      <w:r w:rsidDel="00000000" w:rsidR="00000000" w:rsidRPr="00000000">
        <w:rPr>
          <w:rFonts w:ascii="Times New Roman" w:cs="Times New Roman" w:eastAsia="Times New Roman" w:hAnsi="Times New Roman"/>
          <w:i w:val="1"/>
          <w:sz w:val="24"/>
          <w:szCs w:val="24"/>
          <w:rtl w:val="0"/>
        </w:rPr>
        <w:t xml:space="preserve">сурашатры</w:t>
      </w:r>
      <w:r w:rsidDel="00000000" w:rsidR="00000000" w:rsidRPr="00000000">
        <w:rPr>
          <w:rFonts w:ascii="Times New Roman" w:cs="Times New Roman" w:eastAsia="Times New Roman" w:hAnsi="Times New Roman"/>
          <w:sz w:val="24"/>
          <w:szCs w:val="24"/>
          <w:rtl w:val="0"/>
        </w:rPr>
        <w:t xml:space="preserve"> встречается в тексте как </w:t>
      </w:r>
      <w:r w:rsidDel="00000000" w:rsidR="00000000" w:rsidRPr="00000000">
        <w:rPr>
          <w:rFonts w:ascii="Times New Roman" w:cs="Times New Roman" w:eastAsia="Times New Roman" w:hAnsi="Times New Roman"/>
          <w:i w:val="1"/>
          <w:sz w:val="24"/>
          <w:szCs w:val="24"/>
          <w:rtl w:val="0"/>
        </w:rPr>
        <w:t xml:space="preserve">сурашатрах</w:t>
      </w:r>
      <w:r w:rsidDel="00000000" w:rsidR="00000000" w:rsidRPr="00000000">
        <w:rPr>
          <w:rFonts w:ascii="Times New Roman" w:cs="Times New Roman" w:eastAsia="Times New Roman" w:hAnsi="Times New Roman"/>
          <w:sz w:val="24"/>
          <w:szCs w:val="24"/>
          <w:rtl w:val="0"/>
        </w:rPr>
        <w:t xml:space="preserve"> (стоит в косвенном падеже). Санскритизм короче слова из текста на один символ, а также имеет ту же основу - </w:t>
      </w:r>
      <w:r w:rsidDel="00000000" w:rsidR="00000000" w:rsidRPr="00000000">
        <w:rPr>
          <w:rFonts w:ascii="Times New Roman" w:cs="Times New Roman" w:eastAsia="Times New Roman" w:hAnsi="Times New Roman"/>
          <w:i w:val="1"/>
          <w:sz w:val="24"/>
          <w:szCs w:val="24"/>
          <w:rtl w:val="0"/>
        </w:rPr>
        <w:t xml:space="preserve">сурашатр</w:t>
      </w:r>
      <w:r w:rsidDel="00000000" w:rsidR="00000000" w:rsidRPr="00000000">
        <w:rPr>
          <w:rFonts w:ascii="Times New Roman" w:cs="Times New Roman" w:eastAsia="Times New Roman" w:hAnsi="Times New Roman"/>
          <w:sz w:val="24"/>
          <w:szCs w:val="24"/>
          <w:rtl w:val="0"/>
        </w:rPr>
        <w:t xml:space="preserve">, поэтому сохраняется и добавляется в автоматический указатель.</w:t>
      </w:r>
      <w:r w:rsidDel="00000000" w:rsidR="00000000" w:rsidRPr="00000000">
        <w:rPr>
          <w:rtl w:val="0"/>
        </w:rPr>
      </w:r>
    </w:p>
    <w:p w:rsidR="00000000" w:rsidDel="00000000" w:rsidP="00000000" w:rsidRDefault="00000000" w:rsidRPr="00000000" w14:paraId="000000A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Предполагалось, что таким способом станет возможным обнаружить все (или практически все) санскритские именованные сущности в тексте, что не удалось сделать раньше ни с одним морфологическим анализатором. Однако стоило учесть, что основы санскритских слов могут быть омонимичны основам русских слов: </w:t>
      </w:r>
      <w:r w:rsidDel="00000000" w:rsidR="00000000" w:rsidRPr="00000000">
        <w:rPr>
          <w:rFonts w:ascii="Times New Roman" w:cs="Times New Roman" w:eastAsia="Times New Roman" w:hAnsi="Times New Roman"/>
          <w:i w:val="1"/>
          <w:sz w:val="24"/>
          <w:szCs w:val="24"/>
          <w:rtl w:val="0"/>
        </w:rPr>
        <w:t xml:space="preserve">вод- </w:t>
      </w:r>
      <w:r w:rsidDel="00000000" w:rsidR="00000000" w:rsidRPr="00000000">
        <w:rPr>
          <w:rFonts w:ascii="Times New Roman" w:cs="Times New Roman" w:eastAsia="Times New Roman" w:hAnsi="Times New Roman"/>
          <w:sz w:val="24"/>
          <w:szCs w:val="24"/>
          <w:rtl w:val="0"/>
        </w:rPr>
        <w:t xml:space="preserve">(санскр. </w:t>
      </w:r>
      <w:r w:rsidDel="00000000" w:rsidR="00000000" w:rsidRPr="00000000">
        <w:rPr>
          <w:rFonts w:ascii="Times New Roman" w:cs="Times New Roman" w:eastAsia="Times New Roman" w:hAnsi="Times New Roman"/>
          <w:i w:val="1"/>
          <w:sz w:val="24"/>
          <w:szCs w:val="24"/>
          <w:rtl w:val="0"/>
        </w:rPr>
        <w:t xml:space="preserve">води</w:t>
      </w:r>
      <w:r w:rsidDel="00000000" w:rsidR="00000000" w:rsidRPr="00000000">
        <w:rPr>
          <w:rFonts w:ascii="Times New Roman" w:cs="Times New Roman" w:eastAsia="Times New Roman" w:hAnsi="Times New Roman"/>
          <w:sz w:val="24"/>
          <w:szCs w:val="24"/>
          <w:rtl w:val="0"/>
        </w:rPr>
        <w:t xml:space="preserve"> и рус. </w:t>
      </w:r>
      <w:r w:rsidDel="00000000" w:rsidR="00000000" w:rsidRPr="00000000">
        <w:rPr>
          <w:rFonts w:ascii="Times New Roman" w:cs="Times New Roman" w:eastAsia="Times New Roman" w:hAnsi="Times New Roman"/>
          <w:i w:val="1"/>
          <w:sz w:val="24"/>
          <w:szCs w:val="24"/>
          <w:rtl w:val="0"/>
        </w:rPr>
        <w:t xml:space="preserve">вода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гор-</w:t>
      </w:r>
      <w:r w:rsidDel="00000000" w:rsidR="00000000" w:rsidRPr="00000000">
        <w:rPr>
          <w:rFonts w:ascii="Times New Roman" w:cs="Times New Roman" w:eastAsia="Times New Roman" w:hAnsi="Times New Roman"/>
          <w:sz w:val="24"/>
          <w:szCs w:val="24"/>
          <w:rtl w:val="0"/>
        </w:rPr>
        <w:t xml:space="preserve"> (санскр. </w:t>
      </w:r>
      <w:r w:rsidDel="00000000" w:rsidR="00000000" w:rsidRPr="00000000">
        <w:rPr>
          <w:rFonts w:ascii="Times New Roman" w:cs="Times New Roman" w:eastAsia="Times New Roman" w:hAnsi="Times New Roman"/>
          <w:i w:val="1"/>
          <w:sz w:val="24"/>
          <w:szCs w:val="24"/>
          <w:rtl w:val="0"/>
        </w:rPr>
        <w:t xml:space="preserve">гор</w:t>
      </w:r>
      <w:r w:rsidDel="00000000" w:rsidR="00000000" w:rsidRPr="00000000">
        <w:rPr>
          <w:rFonts w:ascii="Times New Roman" w:cs="Times New Roman" w:eastAsia="Times New Roman" w:hAnsi="Times New Roman"/>
          <w:sz w:val="24"/>
          <w:szCs w:val="24"/>
          <w:rtl w:val="0"/>
        </w:rPr>
        <w:t xml:space="preserve"> и рус. </w:t>
      </w:r>
      <w:r w:rsidDel="00000000" w:rsidR="00000000" w:rsidRPr="00000000">
        <w:rPr>
          <w:rFonts w:ascii="Times New Roman" w:cs="Times New Roman" w:eastAsia="Times New Roman" w:hAnsi="Times New Roman"/>
          <w:i w:val="1"/>
          <w:sz w:val="24"/>
          <w:szCs w:val="24"/>
          <w:rtl w:val="0"/>
        </w:rPr>
        <w:t xml:space="preserve">гора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велик- </w:t>
      </w:r>
      <w:r w:rsidDel="00000000" w:rsidR="00000000" w:rsidRPr="00000000">
        <w:rPr>
          <w:rFonts w:ascii="Times New Roman" w:cs="Times New Roman" w:eastAsia="Times New Roman" w:hAnsi="Times New Roman"/>
          <w:sz w:val="24"/>
          <w:szCs w:val="24"/>
          <w:rtl w:val="0"/>
        </w:rPr>
        <w:t xml:space="preserve">(санскр. </w:t>
      </w:r>
      <w:r w:rsidDel="00000000" w:rsidR="00000000" w:rsidRPr="00000000">
        <w:rPr>
          <w:rFonts w:ascii="Times New Roman" w:cs="Times New Roman" w:eastAsia="Times New Roman" w:hAnsi="Times New Roman"/>
          <w:i w:val="1"/>
          <w:sz w:val="24"/>
          <w:szCs w:val="24"/>
          <w:rtl w:val="0"/>
        </w:rPr>
        <w:t xml:space="preserve">велика</w:t>
      </w:r>
      <w:r w:rsidDel="00000000" w:rsidR="00000000" w:rsidRPr="00000000">
        <w:rPr>
          <w:rFonts w:ascii="Times New Roman" w:cs="Times New Roman" w:eastAsia="Times New Roman" w:hAnsi="Times New Roman"/>
          <w:sz w:val="24"/>
          <w:szCs w:val="24"/>
          <w:rtl w:val="0"/>
        </w:rPr>
        <w:t xml:space="preserve"> и рус. </w:t>
      </w:r>
      <w:r w:rsidDel="00000000" w:rsidR="00000000" w:rsidRPr="00000000">
        <w:rPr>
          <w:rFonts w:ascii="Times New Roman" w:cs="Times New Roman" w:eastAsia="Times New Roman" w:hAnsi="Times New Roman"/>
          <w:i w:val="1"/>
          <w:sz w:val="24"/>
          <w:szCs w:val="24"/>
          <w:rtl w:val="0"/>
        </w:rPr>
        <w:t xml:space="preserve">великий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пут-</w:t>
      </w:r>
      <w:r w:rsidDel="00000000" w:rsidR="00000000" w:rsidRPr="00000000">
        <w:rPr>
          <w:rFonts w:ascii="Times New Roman" w:cs="Times New Roman" w:eastAsia="Times New Roman" w:hAnsi="Times New Roman"/>
          <w:sz w:val="24"/>
          <w:szCs w:val="24"/>
          <w:rtl w:val="0"/>
        </w:rPr>
        <w:t xml:space="preserve"> (санскр. </w:t>
      </w:r>
      <w:r w:rsidDel="00000000" w:rsidR="00000000" w:rsidRPr="00000000">
        <w:rPr>
          <w:rFonts w:ascii="Times New Roman" w:cs="Times New Roman" w:eastAsia="Times New Roman" w:hAnsi="Times New Roman"/>
          <w:i w:val="1"/>
          <w:sz w:val="24"/>
          <w:szCs w:val="24"/>
          <w:rtl w:val="0"/>
        </w:rPr>
        <w:t xml:space="preserve">пута</w:t>
      </w:r>
      <w:r w:rsidDel="00000000" w:rsidR="00000000" w:rsidRPr="00000000">
        <w:rPr>
          <w:rFonts w:ascii="Times New Roman" w:cs="Times New Roman" w:eastAsia="Times New Roman" w:hAnsi="Times New Roman"/>
          <w:sz w:val="24"/>
          <w:szCs w:val="24"/>
          <w:rtl w:val="0"/>
        </w:rPr>
        <w:t xml:space="preserve"> и рус. </w:t>
      </w:r>
      <w:r w:rsidDel="00000000" w:rsidR="00000000" w:rsidRPr="00000000">
        <w:rPr>
          <w:rFonts w:ascii="Times New Roman" w:cs="Times New Roman" w:eastAsia="Times New Roman" w:hAnsi="Times New Roman"/>
          <w:i w:val="1"/>
          <w:sz w:val="24"/>
          <w:szCs w:val="24"/>
          <w:rtl w:val="0"/>
        </w:rPr>
        <w:t xml:space="preserve">путь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влаг-</w:t>
      </w:r>
      <w:r w:rsidDel="00000000" w:rsidR="00000000" w:rsidRPr="00000000">
        <w:rPr>
          <w:rFonts w:ascii="Times New Roman" w:cs="Times New Roman" w:eastAsia="Times New Roman" w:hAnsi="Times New Roman"/>
          <w:sz w:val="24"/>
          <w:szCs w:val="24"/>
          <w:rtl w:val="0"/>
        </w:rPr>
        <w:t xml:space="preserve"> (санскр. </w:t>
      </w:r>
      <w:r w:rsidDel="00000000" w:rsidR="00000000" w:rsidRPr="00000000">
        <w:rPr>
          <w:rFonts w:ascii="Times New Roman" w:cs="Times New Roman" w:eastAsia="Times New Roman" w:hAnsi="Times New Roman"/>
          <w:i w:val="1"/>
          <w:sz w:val="24"/>
          <w:szCs w:val="24"/>
          <w:rtl w:val="0"/>
        </w:rPr>
        <w:t xml:space="preserve">влаг</w:t>
      </w:r>
      <w:r w:rsidDel="00000000" w:rsidR="00000000" w:rsidRPr="00000000">
        <w:rPr>
          <w:rFonts w:ascii="Times New Roman" w:cs="Times New Roman" w:eastAsia="Times New Roman" w:hAnsi="Times New Roman"/>
          <w:sz w:val="24"/>
          <w:szCs w:val="24"/>
          <w:rtl w:val="0"/>
        </w:rPr>
        <w:t xml:space="preserve"> и</w:t>
      </w:r>
      <w:r w:rsidDel="00000000" w:rsidR="00000000" w:rsidRPr="00000000">
        <w:rPr>
          <w:rFonts w:ascii="Times New Roman" w:cs="Times New Roman" w:eastAsia="Times New Roman" w:hAnsi="Times New Roman"/>
          <w:sz w:val="24"/>
          <w:szCs w:val="24"/>
          <w:rtl w:val="0"/>
        </w:rPr>
        <w:t xml:space="preserve"> рус. </w:t>
      </w:r>
      <w:r w:rsidDel="00000000" w:rsidR="00000000" w:rsidRPr="00000000">
        <w:rPr>
          <w:rFonts w:ascii="Times New Roman" w:cs="Times New Roman" w:eastAsia="Times New Roman" w:hAnsi="Times New Roman"/>
          <w:i w:val="1"/>
          <w:sz w:val="24"/>
          <w:szCs w:val="24"/>
          <w:rtl w:val="0"/>
        </w:rPr>
        <w:t xml:space="preserve">влага</w:t>
      </w:r>
      <w:r w:rsidDel="00000000" w:rsidR="00000000" w:rsidRPr="00000000">
        <w:rPr>
          <w:rFonts w:ascii="Times New Roman" w:cs="Times New Roman" w:eastAsia="Times New Roman" w:hAnsi="Times New Roman"/>
          <w:sz w:val="24"/>
          <w:szCs w:val="24"/>
          <w:rtl w:val="0"/>
        </w:rPr>
        <w:t xml:space="preserve">) и т. д.. А иногда совпадают и слова целиком: </w:t>
      </w:r>
      <w:r w:rsidDel="00000000" w:rsidR="00000000" w:rsidRPr="00000000">
        <w:rPr>
          <w:rFonts w:ascii="Times New Roman" w:cs="Times New Roman" w:eastAsia="Times New Roman" w:hAnsi="Times New Roman"/>
          <w:i w:val="1"/>
          <w:sz w:val="24"/>
          <w:szCs w:val="24"/>
          <w:rtl w:val="0"/>
        </w:rPr>
        <w:t xml:space="preserve">края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лет, дар, сто, лет</w:t>
      </w:r>
      <w:r w:rsidDel="00000000" w:rsidR="00000000" w:rsidRPr="00000000">
        <w:rPr>
          <w:rFonts w:ascii="Times New Roman" w:cs="Times New Roman" w:eastAsia="Times New Roman" w:hAnsi="Times New Roman"/>
          <w:sz w:val="24"/>
          <w:szCs w:val="24"/>
          <w:rtl w:val="0"/>
        </w:rPr>
        <w:t xml:space="preserve">. Омонимичных слов, то есть присутствующих одновременно в корпусе русского языка и в списке санскритизмов, обнаружилось 3491 единица. </w:t>
      </w:r>
    </w:p>
    <w:p w:rsidR="00000000" w:rsidDel="00000000" w:rsidP="00000000" w:rsidRDefault="00000000" w:rsidRPr="00000000" w14:paraId="000000A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этой причине в автоматическом указателе на выборке по первым пяти главам, полученные с помощью описанного способа, вошло чрезвычайно много ложных срабатываний (русских слов): </w:t>
      </w:r>
      <w:r w:rsidDel="00000000" w:rsidR="00000000" w:rsidRPr="00000000">
        <w:rPr>
          <w:rFonts w:ascii="Times New Roman" w:cs="Times New Roman" w:eastAsia="Times New Roman" w:hAnsi="Times New Roman"/>
          <w:i w:val="1"/>
          <w:sz w:val="24"/>
          <w:szCs w:val="24"/>
          <w:rtl w:val="0"/>
        </w:rPr>
        <w:t xml:space="preserve">грех, дома, духом, беды, края, будем, дитя, влагу</w:t>
      </w:r>
      <w:r w:rsidDel="00000000" w:rsidR="00000000" w:rsidRPr="00000000">
        <w:rPr>
          <w:rFonts w:ascii="Times New Roman" w:cs="Times New Roman" w:eastAsia="Times New Roman" w:hAnsi="Times New Roman"/>
          <w:sz w:val="24"/>
          <w:szCs w:val="24"/>
          <w:rtl w:val="0"/>
        </w:rPr>
        <w:t xml:space="preserve"> и т. д. </w:t>
      </w:r>
      <w:r w:rsidDel="00000000" w:rsidR="00000000" w:rsidRPr="00000000">
        <w:rPr>
          <w:rFonts w:ascii="Times New Roman" w:cs="Times New Roman" w:eastAsia="Times New Roman" w:hAnsi="Times New Roman"/>
          <w:sz w:val="24"/>
          <w:szCs w:val="24"/>
          <w:rtl w:val="0"/>
        </w:rPr>
        <w:t xml:space="preserve">Количество</w:t>
      </w:r>
      <w:r w:rsidDel="00000000" w:rsidR="00000000" w:rsidRPr="00000000">
        <w:rPr>
          <w:rFonts w:ascii="Times New Roman" w:cs="Times New Roman" w:eastAsia="Times New Roman" w:hAnsi="Times New Roman"/>
          <w:sz w:val="24"/>
          <w:szCs w:val="24"/>
          <w:rtl w:val="0"/>
        </w:rPr>
        <w:t xml:space="preserve"> ложных срабатываний </w:t>
      </w:r>
      <w:r w:rsidDel="00000000" w:rsidR="00000000" w:rsidRPr="00000000">
        <w:rPr>
          <w:rFonts w:ascii="Times New Roman" w:cs="Times New Roman" w:eastAsia="Times New Roman" w:hAnsi="Times New Roman"/>
          <w:sz w:val="24"/>
          <w:szCs w:val="24"/>
          <w:rtl w:val="0"/>
        </w:rPr>
        <w:t xml:space="preserve">для каждой из пяти глав</w:t>
      </w:r>
      <w:r w:rsidDel="00000000" w:rsidR="00000000" w:rsidRPr="00000000">
        <w:rPr>
          <w:rFonts w:ascii="Times New Roman" w:cs="Times New Roman" w:eastAsia="Times New Roman" w:hAnsi="Times New Roman"/>
          <w:sz w:val="24"/>
          <w:szCs w:val="24"/>
          <w:rtl w:val="0"/>
        </w:rPr>
        <w:t xml:space="preserve"> следующее (в скобках указан процент количества ложных вхождений от общего количества выявленных санскритизмов): 70 (56%), 93 (61%), 46 (66%), 14 (40%) и 46 (46%) слов соответственно, в среднем 54 ложных вхождения на одну главу. Однако стоит заметить, что автоматические указатели включили в себя практически все санскритизмы из указателей, составленных вручную, за исключением имени </w:t>
      </w:r>
      <w:r w:rsidDel="00000000" w:rsidR="00000000" w:rsidRPr="00000000">
        <w:rPr>
          <w:rFonts w:ascii="Times New Roman" w:cs="Times New Roman" w:eastAsia="Times New Roman" w:hAnsi="Times New Roman"/>
          <w:i w:val="1"/>
          <w:sz w:val="24"/>
          <w:szCs w:val="24"/>
          <w:rtl w:val="0"/>
        </w:rPr>
        <w:t xml:space="preserve">Духшасана</w:t>
      </w:r>
      <w:r w:rsidDel="00000000" w:rsidR="00000000" w:rsidRPr="00000000">
        <w:rPr>
          <w:rFonts w:ascii="Times New Roman" w:cs="Times New Roman" w:eastAsia="Times New Roman" w:hAnsi="Times New Roman"/>
          <w:sz w:val="24"/>
          <w:szCs w:val="24"/>
          <w:rtl w:val="0"/>
        </w:rPr>
        <w:t xml:space="preserve">, которое в санскритском списке имеет альтернативную орфографию - </w:t>
      </w:r>
      <w:r w:rsidDel="00000000" w:rsidR="00000000" w:rsidRPr="00000000">
        <w:rPr>
          <w:rFonts w:ascii="Times New Roman" w:cs="Times New Roman" w:eastAsia="Times New Roman" w:hAnsi="Times New Roman"/>
          <w:i w:val="1"/>
          <w:sz w:val="24"/>
          <w:szCs w:val="24"/>
          <w:rtl w:val="0"/>
        </w:rPr>
        <w:t xml:space="preserve">Душасана</w:t>
      </w:r>
      <w:r w:rsidDel="00000000" w:rsidR="00000000" w:rsidRPr="00000000">
        <w:rPr>
          <w:rFonts w:ascii="Times New Roman" w:cs="Times New Roman" w:eastAsia="Times New Roman" w:hAnsi="Times New Roman"/>
          <w:sz w:val="24"/>
          <w:szCs w:val="24"/>
          <w:rtl w:val="0"/>
        </w:rPr>
        <w:t xml:space="preserve">, потому стеммер его законно и не обнаружил. Список подобных слов-исключений, то есть имеющих вариативность в написании, будет пополняться в ходе работы над стеммером </w:t>
      </w:r>
      <w:commentRangeStart w:id="5"/>
      <w:r w:rsidDel="00000000" w:rsidR="00000000" w:rsidRPr="00000000">
        <w:rPr>
          <w:rFonts w:ascii="Times New Roman" w:cs="Times New Roman" w:eastAsia="Times New Roman" w:hAnsi="Times New Roman"/>
          <w:sz w:val="24"/>
          <w:szCs w:val="24"/>
          <w:rtl w:val="0"/>
        </w:rPr>
        <w:t xml:space="preserve">вручную</w:t>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Было замечено, что автоматический список санскритизмов, полученный на этом этапе, содержит много русских наречий и личных и указательных местоимений: </w:t>
      </w:r>
      <w:r w:rsidDel="00000000" w:rsidR="00000000" w:rsidRPr="00000000">
        <w:rPr>
          <w:rFonts w:ascii="Times New Roman" w:cs="Times New Roman" w:eastAsia="Times New Roman" w:hAnsi="Times New Roman"/>
          <w:i w:val="1"/>
          <w:sz w:val="24"/>
          <w:szCs w:val="24"/>
          <w:rtl w:val="0"/>
        </w:rPr>
        <w:t xml:space="preserve">тот, меня, нас, наш, ней, там, том, тут, чем, эти, сами</w:t>
      </w:r>
      <w:r w:rsidDel="00000000" w:rsidR="00000000" w:rsidRPr="00000000">
        <w:rPr>
          <w:rFonts w:ascii="Times New Roman" w:cs="Times New Roman" w:eastAsia="Times New Roman" w:hAnsi="Times New Roman"/>
          <w:sz w:val="24"/>
          <w:szCs w:val="24"/>
          <w:rtl w:val="0"/>
        </w:rPr>
        <w:t xml:space="preserve"> и т. </w:t>
      </w:r>
      <w:r w:rsidDel="00000000" w:rsidR="00000000" w:rsidRPr="00000000">
        <w:rPr>
          <w:rFonts w:ascii="Times New Roman" w:cs="Times New Roman" w:eastAsia="Times New Roman" w:hAnsi="Times New Roman"/>
          <w:sz w:val="24"/>
          <w:szCs w:val="24"/>
          <w:rtl w:val="0"/>
        </w:rPr>
        <w:t xml:space="preserve">д</w:t>
      </w:r>
      <w:r w:rsidDel="00000000" w:rsidR="00000000" w:rsidRPr="00000000">
        <w:rPr>
          <w:rFonts w:ascii="Times New Roman" w:cs="Times New Roman" w:eastAsia="Times New Roman" w:hAnsi="Times New Roman"/>
          <w:sz w:val="24"/>
          <w:szCs w:val="24"/>
          <w:rtl w:val="0"/>
        </w:rPr>
        <w:t xml:space="preserve">. Эти единицы являются в тексте достаточно частотными, к тому же получение их настоящей основы по вышеописанному алгоритму невозможно, так как окончания местоимений несколько отличаются от окончаний существительных, для которых разработан алгоритм. В связи с этим был создан список исключений, содержащий обнаруженные местоимения и наречия, который использовался в дальнейших версиях стеммера и пополнялся по мере обнаружения подобных слов. Если слово из текста, анализируемое программой, входило в этот список, стеммер автоматически его отбрасывал и переходил к следующему.</w:t>
      </w:r>
    </w:p>
    <w:p w:rsidR="00000000" w:rsidDel="00000000" w:rsidP="00000000" w:rsidRDefault="00000000" w:rsidRPr="00000000" w14:paraId="000000A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вышеописанный способ обработки санскритских имен и терминов показал  неудовлетворительный результат в обнаружении санскритизмов в тексте: несмотря на то, что удалось найти все санскритские именованные сущности, сохранилось также много ложных срабатываний. Именно поэтому </w:t>
      </w:r>
      <w:r w:rsidDel="00000000" w:rsidR="00000000" w:rsidRPr="00000000">
        <w:rPr>
          <w:rFonts w:ascii="Times New Roman" w:cs="Times New Roman" w:eastAsia="Times New Roman" w:hAnsi="Times New Roman"/>
          <w:b w:val="1"/>
          <w:sz w:val="24"/>
          <w:szCs w:val="24"/>
          <w:rtl w:val="0"/>
        </w:rPr>
        <w:t xml:space="preserve">второй этап</w:t>
      </w:r>
      <w:r w:rsidDel="00000000" w:rsidR="00000000" w:rsidRPr="00000000">
        <w:rPr>
          <w:rFonts w:ascii="Times New Roman" w:cs="Times New Roman" w:eastAsia="Times New Roman" w:hAnsi="Times New Roman"/>
          <w:sz w:val="24"/>
          <w:szCs w:val="24"/>
          <w:rtl w:val="0"/>
        </w:rPr>
        <w:t xml:space="preserve"> разработки санскритского стеммера ознаменовался добавлением к алгоритму корпуса русских слов. С сайта </w:t>
      </w:r>
      <w:r w:rsidDel="00000000" w:rsidR="00000000" w:rsidRPr="00000000">
        <w:rPr>
          <w:rFonts w:ascii="Times New Roman" w:cs="Times New Roman" w:eastAsia="Times New Roman" w:hAnsi="Times New Roman"/>
          <w:i w:val="1"/>
          <w:sz w:val="24"/>
          <w:szCs w:val="24"/>
          <w:rtl w:val="0"/>
        </w:rPr>
        <w:t xml:space="preserve">OpenCorpora</w:t>
      </w:r>
      <w:r w:rsidDel="00000000" w:rsidR="00000000" w:rsidRPr="00000000">
        <w:rPr>
          <w:rFonts w:ascii="Times New Roman" w:cs="Times New Roman" w:eastAsia="Times New Roman" w:hAnsi="Times New Roman"/>
          <w:sz w:val="24"/>
          <w:szCs w:val="24"/>
          <w:rtl w:val="0"/>
        </w:rPr>
        <w:t xml:space="preserve">, открытого корпуса русского языка, был выкачан морфологический словарь, объем которого составил 3 миллиона словоформ, и обработан: </w:t>
      </w:r>
      <w:r w:rsidDel="00000000" w:rsidR="00000000" w:rsidRPr="00000000">
        <w:rPr>
          <w:rFonts w:ascii="Times New Roman" w:cs="Times New Roman" w:eastAsia="Times New Roman" w:hAnsi="Times New Roman"/>
          <w:sz w:val="24"/>
          <w:szCs w:val="24"/>
          <w:rtl w:val="0"/>
        </w:rPr>
        <w:t xml:space="preserve">слова были приведены к нижнему регистру</w:t>
      </w:r>
      <w:r w:rsidDel="00000000" w:rsidR="00000000" w:rsidRPr="00000000">
        <w:rPr>
          <w:rFonts w:ascii="Times New Roman" w:cs="Times New Roman" w:eastAsia="Times New Roman" w:hAnsi="Times New Roman"/>
          <w:sz w:val="24"/>
          <w:szCs w:val="24"/>
          <w:rtl w:val="0"/>
        </w:rPr>
        <w:t xml:space="preserve">, а буква</w:t>
      </w:r>
      <w:r w:rsidDel="00000000" w:rsidR="00000000" w:rsidRPr="00000000">
        <w:rPr>
          <w:rFonts w:ascii="Times New Roman" w:cs="Times New Roman" w:eastAsia="Times New Roman" w:hAnsi="Times New Roman"/>
          <w:i w:val="1"/>
          <w:sz w:val="24"/>
          <w:szCs w:val="24"/>
          <w:rtl w:val="0"/>
        </w:rPr>
        <w:t xml:space="preserve"> ё</w:t>
      </w:r>
      <w:r w:rsidDel="00000000" w:rsidR="00000000" w:rsidRPr="00000000">
        <w:rPr>
          <w:rFonts w:ascii="Times New Roman" w:cs="Times New Roman" w:eastAsia="Times New Roman" w:hAnsi="Times New Roman"/>
          <w:sz w:val="24"/>
          <w:szCs w:val="24"/>
          <w:rtl w:val="0"/>
        </w:rPr>
        <w:t xml:space="preserve"> заменена на букву </w:t>
      </w:r>
      <w:r w:rsidDel="00000000" w:rsidR="00000000" w:rsidRPr="00000000">
        <w:rPr>
          <w:rFonts w:ascii="Times New Roman" w:cs="Times New Roman" w:eastAsia="Times New Roman" w:hAnsi="Times New Roman"/>
          <w:i w:val="1"/>
          <w:sz w:val="24"/>
          <w:szCs w:val="24"/>
          <w:rtl w:val="0"/>
        </w:rPr>
        <w:t xml:space="preserve">е</w:t>
      </w:r>
      <w:r w:rsidDel="00000000" w:rsidR="00000000" w:rsidRPr="00000000">
        <w:rPr>
          <w:rFonts w:ascii="Times New Roman" w:cs="Times New Roman" w:eastAsia="Times New Roman" w:hAnsi="Times New Roman"/>
          <w:sz w:val="24"/>
          <w:szCs w:val="24"/>
          <w:rtl w:val="0"/>
        </w:rPr>
        <w:t xml:space="preserve">, так как в данном переводе </w:t>
      </w:r>
      <w:r w:rsidDel="00000000" w:rsidR="00000000" w:rsidRPr="00000000">
        <w:rPr>
          <w:rFonts w:ascii="Times New Roman" w:cs="Times New Roman" w:eastAsia="Times New Roman" w:hAnsi="Times New Roman"/>
          <w:i w:val="1"/>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w:t>
      </w:r>
      <w:ins w:author="Dmitri Sitchinava" w:id="0" w:date="2020-05-29T15:38:06Z">
        <w:r w:rsidDel="00000000" w:rsidR="00000000" w:rsidRPr="00000000">
          <w:rPr>
            <w:rFonts w:ascii="Times New Roman" w:cs="Times New Roman" w:eastAsia="Times New Roman" w:hAnsi="Times New Roman"/>
            <w:sz w:val="24"/>
            <w:szCs w:val="24"/>
            <w:rtl w:val="0"/>
          </w:rPr>
          <w:t xml:space="preserve">(издание...) </w:t>
        </w:r>
      </w:ins>
      <w:r w:rsidDel="00000000" w:rsidR="00000000" w:rsidRPr="00000000">
        <w:rPr>
          <w:rFonts w:ascii="Times New Roman" w:cs="Times New Roman" w:eastAsia="Times New Roman" w:hAnsi="Times New Roman"/>
          <w:sz w:val="24"/>
          <w:szCs w:val="24"/>
          <w:rtl w:val="0"/>
        </w:rPr>
        <w:t xml:space="preserve">буква </w:t>
      </w:r>
      <w:r w:rsidDel="00000000" w:rsidR="00000000" w:rsidRPr="00000000">
        <w:rPr>
          <w:rFonts w:ascii="Times New Roman" w:cs="Times New Roman" w:eastAsia="Times New Roman" w:hAnsi="Times New Roman"/>
          <w:i w:val="1"/>
          <w:sz w:val="24"/>
          <w:szCs w:val="24"/>
          <w:rtl w:val="0"/>
        </w:rPr>
        <w:t xml:space="preserve">ё</w:t>
      </w:r>
      <w:r w:rsidDel="00000000" w:rsidR="00000000" w:rsidRPr="00000000">
        <w:rPr>
          <w:rFonts w:ascii="Times New Roman" w:cs="Times New Roman" w:eastAsia="Times New Roman" w:hAnsi="Times New Roman"/>
          <w:sz w:val="24"/>
          <w:szCs w:val="24"/>
          <w:rtl w:val="0"/>
        </w:rPr>
        <w:t xml:space="preserve"> не используется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В описываемой системе этот морфологический словарь будет называться корпусом русских слов (КРС).</w:t>
      </w:r>
    </w:p>
    <w:p w:rsidR="00000000" w:rsidDel="00000000" w:rsidP="00000000" w:rsidRDefault="00000000" w:rsidRPr="00000000" w14:paraId="000000A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обработки слов из текста на этом этапе остался тем же (см. шесть пунктов выше) за одним исключением: теперь каждое анализируемое слово проходило также проверку на присутствие в КРС, и если там обнаруживалось, то сразу отсеивалось и не попадало в автоматический указатель. В итоге желаемое было частично достигнуто и объем ложных срабатываний заметно сократился. Теперь количество русских слов в автоматических указателях по первым пяти главам составило 4, 24, 9, 5 и 2 </w:t>
      </w:r>
      <w:r w:rsidDel="00000000" w:rsidR="00000000" w:rsidRPr="00000000">
        <w:rPr>
          <w:rFonts w:ascii="Times New Roman" w:cs="Times New Roman" w:eastAsia="Times New Roman" w:hAnsi="Times New Roman"/>
          <w:sz w:val="24"/>
          <w:szCs w:val="24"/>
          <w:rtl w:val="0"/>
        </w:rPr>
        <w:t xml:space="preserve">соответственно</w:t>
      </w:r>
      <w:r w:rsidDel="00000000" w:rsidR="00000000" w:rsidRPr="00000000">
        <w:rPr>
          <w:rFonts w:ascii="Times New Roman" w:cs="Times New Roman" w:eastAsia="Times New Roman" w:hAnsi="Times New Roman"/>
          <w:sz w:val="24"/>
          <w:szCs w:val="24"/>
          <w:rtl w:val="0"/>
        </w:rPr>
        <w:t xml:space="preserve">, что суммарно на 35% меньше количества ложных вхождений в автоматический указатель на предыдущем этапе. Однако некоторые санскритизмы, успешно идентифицируемые предыдущим способом (без корпуса русских слов), теперь не вошли в полученные указатели. Среди них следующие слова: </w:t>
      </w:r>
      <w:r w:rsidDel="00000000" w:rsidR="00000000" w:rsidRPr="00000000">
        <w:rPr>
          <w:rFonts w:ascii="Times New Roman" w:cs="Times New Roman" w:eastAsia="Times New Roman" w:hAnsi="Times New Roman"/>
          <w:i w:val="1"/>
          <w:sz w:val="24"/>
          <w:szCs w:val="24"/>
          <w:rtl w:val="0"/>
        </w:rPr>
        <w:t xml:space="preserve">йоги, кали, парада, сома, яма</w:t>
      </w:r>
      <w:r w:rsidDel="00000000" w:rsidR="00000000" w:rsidRPr="00000000">
        <w:rPr>
          <w:rFonts w:ascii="Times New Roman" w:cs="Times New Roman" w:eastAsia="Times New Roman" w:hAnsi="Times New Roman"/>
          <w:sz w:val="24"/>
          <w:szCs w:val="24"/>
          <w:rtl w:val="0"/>
        </w:rPr>
        <w:t xml:space="preserve">. Такая ошибка связана с тем, что в применяемом в этом способе корпусе русских слов также содержатся и некоторые заимствования, в числе которых и приведенные выше слова, а так как описываемый метод не рассматривает слова, присутствующие в корпусе русских слов, как потенциальные санскритизмы, программа дальше их не анализирует и, соответственно, не может включить их в автоматический указатель. Стоит также подчеркнуть, что хотя количество ложных срабатываний сократилось, оно все еще было достаточно заметным.</w:t>
      </w:r>
    </w:p>
    <w:p w:rsidR="00000000" w:rsidDel="00000000" w:rsidP="00000000" w:rsidRDefault="00000000" w:rsidRPr="00000000" w14:paraId="000000A7">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Полученный вывод о том, что в КРС присутствуют также некоторые исконно иноязычные слова, натолкнул на мысль задействовать в программе словарь иностранных слов. Итак, на </w:t>
      </w:r>
      <w:r w:rsidDel="00000000" w:rsidR="00000000" w:rsidRPr="00000000">
        <w:rPr>
          <w:rFonts w:ascii="Times New Roman" w:cs="Times New Roman" w:eastAsia="Times New Roman" w:hAnsi="Times New Roman"/>
          <w:b w:val="1"/>
          <w:sz w:val="24"/>
          <w:szCs w:val="24"/>
          <w:rtl w:val="0"/>
        </w:rPr>
        <w:t xml:space="preserve">третьем этапе</w:t>
      </w:r>
      <w:r w:rsidDel="00000000" w:rsidR="00000000" w:rsidRPr="00000000">
        <w:rPr>
          <w:rFonts w:ascii="Times New Roman" w:cs="Times New Roman" w:eastAsia="Times New Roman" w:hAnsi="Times New Roman"/>
          <w:sz w:val="24"/>
          <w:szCs w:val="24"/>
          <w:rtl w:val="0"/>
        </w:rPr>
        <w:t xml:space="preserve"> создания санскритского стеммера была протестирована эффективность использования такого словаря в решении поставленной задачи. Используемый словарь иностранных слов [Абрамович 1986] включил в себя 14701 заимствованных русским языком слова, среди них: </w:t>
      </w:r>
      <w:r w:rsidDel="00000000" w:rsidR="00000000" w:rsidRPr="00000000">
        <w:rPr>
          <w:rFonts w:ascii="Times New Roman" w:cs="Times New Roman" w:eastAsia="Times New Roman" w:hAnsi="Times New Roman"/>
          <w:i w:val="1"/>
          <w:sz w:val="24"/>
          <w:szCs w:val="24"/>
          <w:rtl w:val="0"/>
        </w:rPr>
        <w:t xml:space="preserve">эскеры, онихия, крекинг, непотизм, буллит</w:t>
      </w:r>
      <w:r w:rsidDel="00000000" w:rsidR="00000000" w:rsidRPr="00000000">
        <w:rPr>
          <w:rFonts w:ascii="Times New Roman" w:cs="Times New Roman" w:eastAsia="Times New Roman" w:hAnsi="Times New Roman"/>
          <w:sz w:val="24"/>
          <w:szCs w:val="24"/>
          <w:rtl w:val="0"/>
        </w:rPr>
        <w:t xml:space="preserve"> и т. п.</w:t>
      </w:r>
      <w:r w:rsidDel="00000000" w:rsidR="00000000" w:rsidRPr="00000000">
        <w:rPr>
          <w:rtl w:val="0"/>
        </w:rPr>
      </w:r>
    </w:p>
    <w:p w:rsidR="00000000" w:rsidDel="00000000" w:rsidP="00000000" w:rsidRDefault="00000000" w:rsidRPr="00000000" w14:paraId="000000A8">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Выявление санскритизмов проходило с использованием тех же шести подусловий, а также словаря иностранных слов. Стоит заметить, что из описываемого на данном этапе алгоритма извлечения санскритизмов был намеренно исключен корпус русских слов для того, чтобы сравнить результаты работы программы с ним и со словарем иностранных слов в отдельности. При обработке каждого слова из текста программа проверяла наличие этого слова в санскритских списках и его отсутствие в словаре иностранных слов и, если оба условия соблюдались, включала его в автоматический список.</w:t>
      </w:r>
    </w:p>
    <w:p w:rsidR="00000000" w:rsidDel="00000000" w:rsidP="00000000" w:rsidRDefault="00000000" w:rsidRPr="00000000" w14:paraId="000000A9">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Как и ожидалось, в конечный список вошло много ложных срабатываний - русских слов, которые теперь не отфильтровываются КРС: </w:t>
      </w:r>
      <w:r w:rsidDel="00000000" w:rsidR="00000000" w:rsidRPr="00000000">
        <w:rPr>
          <w:rFonts w:ascii="Times New Roman" w:cs="Times New Roman" w:eastAsia="Times New Roman" w:hAnsi="Times New Roman"/>
          <w:i w:val="1"/>
          <w:sz w:val="24"/>
          <w:szCs w:val="24"/>
          <w:rtl w:val="0"/>
        </w:rPr>
        <w:t xml:space="preserve">речами, шар, края, трудам, тела, такой </w:t>
      </w:r>
      <w:r w:rsidDel="00000000" w:rsidR="00000000" w:rsidRPr="00000000">
        <w:rPr>
          <w:rFonts w:ascii="Times New Roman" w:cs="Times New Roman" w:eastAsia="Times New Roman" w:hAnsi="Times New Roman"/>
          <w:sz w:val="24"/>
          <w:szCs w:val="24"/>
          <w:rtl w:val="0"/>
        </w:rPr>
        <w:t xml:space="preserve">и т. д. Однако все санскритизмы (опять же, кроме </w:t>
      </w:r>
      <w:r w:rsidDel="00000000" w:rsidR="00000000" w:rsidRPr="00000000">
        <w:rPr>
          <w:rFonts w:ascii="Times New Roman" w:cs="Times New Roman" w:eastAsia="Times New Roman" w:hAnsi="Times New Roman"/>
          <w:i w:val="1"/>
          <w:sz w:val="24"/>
          <w:szCs w:val="24"/>
          <w:rtl w:val="0"/>
        </w:rPr>
        <w:t xml:space="preserve">Духшасаны</w:t>
      </w:r>
      <w:r w:rsidDel="00000000" w:rsidR="00000000" w:rsidRPr="00000000">
        <w:rPr>
          <w:rFonts w:ascii="Times New Roman" w:cs="Times New Roman" w:eastAsia="Times New Roman" w:hAnsi="Times New Roman"/>
          <w:sz w:val="24"/>
          <w:szCs w:val="24"/>
          <w:rtl w:val="0"/>
        </w:rPr>
        <w:t xml:space="preserve"> в силу орфографии), которые присутствуют в тексте, успешно были обнаружены программой и включены в автоматический список. Количество ложных срабатываний близко к числу тех же из варианта стеммера первого этапа, где также не был задействован контрастный корпус, а именно корпус русских слов, но все же немного меньше, так как часть русских слов была отфильтрована потому, что какие-то из них присутствуют в словаре иностранных слов: 51, 57, 46, 15 и 36 ложных вхождений в автоматические списки санскритизмов по первым пяти главам Махабхараты соответственно, что составляет 42% от общего количества выделенных слов, что, в свою очередь, меньше процента ложных вхождений на первом этапе на 7 и больше тех же на втором этапе на 28.</w:t>
      </w:r>
      <w:r w:rsidDel="00000000" w:rsidR="00000000" w:rsidRPr="00000000">
        <w:rPr>
          <w:rtl w:val="0"/>
        </w:rPr>
      </w:r>
    </w:p>
    <w:p w:rsidR="00000000" w:rsidDel="00000000" w:rsidP="00000000" w:rsidRDefault="00000000" w:rsidRPr="00000000" w14:paraId="000000A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Четвертый этап</w:t>
      </w:r>
      <w:r w:rsidDel="00000000" w:rsidR="00000000" w:rsidRPr="00000000">
        <w:rPr>
          <w:rFonts w:ascii="Times New Roman" w:cs="Times New Roman" w:eastAsia="Times New Roman" w:hAnsi="Times New Roman"/>
          <w:sz w:val="24"/>
          <w:szCs w:val="24"/>
          <w:rtl w:val="0"/>
        </w:rPr>
        <w:t xml:space="preserve"> работы включил в себя наработки всех трех предыдущих этапов разработки стеммера и объединил использование КРС и словаря иностранных слов. Анализ текста осуществлялся так же, как и на предыдущих этапах работы, но с некоторыми нововведениями. Во-первых, к предварительной обработке использующихся в программе словарей и списков добавился дополнительный шаг: из корпуса русских слов были удалены все слова, которые входили также в словарь иностранных слов. Это было сделано с целью уменьшить количество ложных срабатываний. Каждое слово из текста обрабатывалось по уже проверенной схеме, но сначала проверялось наличие слова в корпусе русских слов, и если оно там присутствовало, программа не рассматривала это слово как потенциальную рубрику автоматического указателя и переходило к следующему слову. Принципиальное отличие этого метода от метода, протестированного на втором этапе работы, состоит в исключении из корпуса русских слов слов-заимствований из других языков.</w:t>
      </w:r>
    </w:p>
    <w:p w:rsidR="00000000" w:rsidDel="00000000" w:rsidP="00000000" w:rsidRDefault="00000000" w:rsidRPr="00000000" w14:paraId="000000AB">
      <w:pPr>
        <w:spacing w:before="200" w:line="360" w:lineRule="auto"/>
        <w:jc w:val="both"/>
        <w:rPr>
          <w:rFonts w:ascii="Times New Roman" w:cs="Times New Roman" w:eastAsia="Times New Roman" w:hAnsi="Times New Roman"/>
          <w:i w:val="1"/>
          <w:color w:val="4a86e8"/>
          <w:sz w:val="24"/>
          <w:szCs w:val="24"/>
        </w:rPr>
      </w:pPr>
      <w:r w:rsidDel="00000000" w:rsidR="00000000" w:rsidRPr="00000000">
        <w:rPr>
          <w:rFonts w:ascii="Times New Roman" w:cs="Times New Roman" w:eastAsia="Times New Roman" w:hAnsi="Times New Roman"/>
          <w:sz w:val="24"/>
          <w:szCs w:val="24"/>
          <w:rtl w:val="0"/>
        </w:rPr>
        <w:t xml:space="preserve">Результаты, полученные на этом этапе, значительно отличались от всех результатов, полученных ранее. В автоматические указатели, наконец, вошло минимальное количество ложных срабатываний - по одному в указателях к первой, второй и пятой главам, а третью и четвертую главы удалось проанализировать без ложных срабатываний. Количество недостающих в указателях санскритизмов также невелико, но и не минимально: 2 слова в указателе к первой главе, 7 - к третьей и 3 - к пятой. Теперь в указатели не вошли такие санскритские словоформы, как, например, </w:t>
      </w:r>
      <w:r w:rsidDel="00000000" w:rsidR="00000000" w:rsidRPr="00000000">
        <w:rPr>
          <w:rFonts w:ascii="Times New Roman" w:cs="Times New Roman" w:eastAsia="Times New Roman" w:hAnsi="Times New Roman"/>
          <w:i w:val="1"/>
          <w:sz w:val="24"/>
          <w:szCs w:val="24"/>
          <w:rtl w:val="0"/>
        </w:rPr>
        <w:t xml:space="preserve">Арка, Куру, Крита, Парада, Яма</w:t>
      </w:r>
      <w:r w:rsidDel="00000000" w:rsidR="00000000" w:rsidRPr="00000000">
        <w:rPr>
          <w:rFonts w:ascii="Times New Roman" w:cs="Times New Roman" w:eastAsia="Times New Roman" w:hAnsi="Times New Roman"/>
          <w:sz w:val="24"/>
          <w:szCs w:val="24"/>
          <w:rtl w:val="0"/>
        </w:rPr>
        <w:t xml:space="preserve"> и т.д. Это объясняется тем, что основы перечисленных имен омонимичны основам русских слов, поэтому на этапе проверки вхождения каждого из этих слов в КРС, они там обнаруживались и принимались программой за русские слова.</w:t>
      </w:r>
      <w:r w:rsidDel="00000000" w:rsidR="00000000" w:rsidRPr="00000000">
        <w:rPr>
          <w:rtl w:val="0"/>
        </w:rPr>
      </w:r>
    </w:p>
    <w:p w:rsidR="00000000" w:rsidDel="00000000" w:rsidP="00000000" w:rsidRDefault="00000000" w:rsidRPr="00000000" w14:paraId="000000AC">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заключительном, </w:t>
      </w:r>
      <w:r w:rsidDel="00000000" w:rsidR="00000000" w:rsidRPr="00000000">
        <w:rPr>
          <w:rFonts w:ascii="Times New Roman" w:cs="Times New Roman" w:eastAsia="Times New Roman" w:hAnsi="Times New Roman"/>
          <w:b w:val="1"/>
          <w:sz w:val="24"/>
          <w:szCs w:val="24"/>
          <w:rtl w:val="0"/>
        </w:rPr>
        <w:t xml:space="preserve">пятом </w:t>
      </w:r>
      <w:r w:rsidDel="00000000" w:rsidR="00000000" w:rsidRPr="00000000">
        <w:rPr>
          <w:rFonts w:ascii="Times New Roman" w:cs="Times New Roman" w:eastAsia="Times New Roman" w:hAnsi="Times New Roman"/>
          <w:b w:val="1"/>
          <w:sz w:val="24"/>
          <w:szCs w:val="24"/>
          <w:rtl w:val="0"/>
        </w:rPr>
        <w:t xml:space="preserve">этапе</w:t>
      </w:r>
      <w:r w:rsidDel="00000000" w:rsidR="00000000" w:rsidRPr="00000000">
        <w:rPr>
          <w:rFonts w:ascii="Times New Roman" w:cs="Times New Roman" w:eastAsia="Times New Roman" w:hAnsi="Times New Roman"/>
          <w:sz w:val="24"/>
          <w:szCs w:val="24"/>
          <w:rtl w:val="0"/>
        </w:rPr>
        <w:t xml:space="preserve"> разработки санскритского стеммера была предпринята попытка решить проблему невхождения ряда заведомо санскритизмов в автоматический указатель, что связано с омонимией основ некоторых русских и санскритских слов. Программа, разработанная на предыдущих этапах, была дополнена еще одной функцией, которая отвечает за сохранение всех слов, написанных с большой буквы, если они не стоят в начале предложения. Логика заключалась в том, что слова, начинающиеся с прописной буквы и стоящие не на первой позиции в предложении, являются, предположительно, именами собственными, а имена собственные в обрабатываемом тексте и есть санскритские именованные сущности, которые должны без остатка войти в полуавтоматический указатель. </w:t>
      </w:r>
    </w:p>
    <w:p w:rsidR="00000000" w:rsidDel="00000000" w:rsidP="00000000" w:rsidRDefault="00000000" w:rsidRPr="00000000" w14:paraId="000000A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после срабатывания алгоритма, описанного на четвертом этапе, проверку проходили сохраненные слова, начинающиеся с большой буквы (потенциальные имена собственные). Проверка состояла из тех же шести подусловий, описанных на первом этапе, то есть если основа слова совпадало с основой какого-либо слова из санскритского списка, то оно сохранялось в автоматическом указателе. Различие между постобработкой слов с прописной буквы и обработкой слов из текста заключается в том, что слова из текста также ищутся в КРС и таким образом отфильтровываются русские слова, которые избыточны в указателе. </w:t>
      </w:r>
    </w:p>
    <w:p w:rsidR="00000000" w:rsidDel="00000000" w:rsidP="00000000" w:rsidRDefault="00000000" w:rsidRPr="00000000" w14:paraId="000000AE">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Эффективность такой обработки текста говорит сама за себя: лишь по одному ложному срабатыванию в первой, второй и пятой главе, помимо того, все санскритизмы в текстах были впервые успешно выявлены (кроме, закономерно, </w:t>
      </w:r>
      <w:r w:rsidDel="00000000" w:rsidR="00000000" w:rsidRPr="00000000">
        <w:rPr>
          <w:rFonts w:ascii="Times New Roman" w:cs="Times New Roman" w:eastAsia="Times New Roman" w:hAnsi="Times New Roman"/>
          <w:i w:val="1"/>
          <w:sz w:val="24"/>
          <w:szCs w:val="24"/>
          <w:rtl w:val="0"/>
        </w:rPr>
        <w:t xml:space="preserve">Духшасаны</w:t>
      </w:r>
      <w:r w:rsidDel="00000000" w:rsidR="00000000" w:rsidRPr="00000000">
        <w:rPr>
          <w:rFonts w:ascii="Times New Roman" w:cs="Times New Roman" w:eastAsia="Times New Roman" w:hAnsi="Times New Roman"/>
          <w:sz w:val="24"/>
          <w:szCs w:val="24"/>
          <w:rtl w:val="0"/>
        </w:rPr>
        <w:t xml:space="preserve">, случай с которой был описан ранее на первом этапе). Итак, этот способ извлечения санскритизмов из текста продемонстрировал лучший и достаточный результат в сравнении со способами из предыдущих четырех этапов, а также в сравнении со способами, использующими морфологические анализаторы, описанными в главе 3.1.</w:t>
      </w:r>
    </w:p>
    <w:p w:rsidR="00000000" w:rsidDel="00000000" w:rsidP="00000000" w:rsidRDefault="00000000" w:rsidRPr="00000000" w14:paraId="000000AF">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Сравнение точности работы всех пяти вышеописанных версий стеммера представлено в таблице в Приложении 7.</w:t>
      </w:r>
    </w:p>
    <w:p w:rsidR="00000000" w:rsidDel="00000000" w:rsidP="00000000" w:rsidRDefault="00000000" w:rsidRPr="00000000" w14:paraId="000000B0">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t xml:space="preserve">3.3.2 Тестирование стеммера на тексте 3-го тома Махабхараты</w:t>
      </w:r>
    </w:p>
    <w:p w:rsidR="00000000" w:rsidDel="00000000" w:rsidP="00000000" w:rsidRDefault="00000000" w:rsidRPr="00000000" w14:paraId="000000B1">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получения достаточных результатов в плане извлечения санскритских именованных сущностей на выборке их первых пяти главах третьего тома Махабхараты, было проведено тестирование санскритского стеммера на всем </w:t>
      </w:r>
      <w:r w:rsidDel="00000000" w:rsidR="00000000" w:rsidRPr="00000000">
        <w:rPr>
          <w:rFonts w:ascii="Times New Roman" w:cs="Times New Roman" w:eastAsia="Times New Roman" w:hAnsi="Times New Roman"/>
          <w:sz w:val="24"/>
          <w:szCs w:val="24"/>
          <w:rtl w:val="0"/>
        </w:rPr>
        <w:t xml:space="preserve">томе</w:t>
      </w:r>
      <w:r w:rsidDel="00000000" w:rsidR="00000000" w:rsidRPr="00000000">
        <w:rPr>
          <w:rFonts w:ascii="Times New Roman" w:cs="Times New Roman" w:eastAsia="Times New Roman" w:hAnsi="Times New Roman"/>
          <w:sz w:val="24"/>
          <w:szCs w:val="24"/>
          <w:rtl w:val="0"/>
        </w:rPr>
        <w:t xml:space="preserve">, состоящим из 44 тысяч слов.</w:t>
      </w:r>
    </w:p>
    <w:p w:rsidR="00000000" w:rsidDel="00000000" w:rsidP="00000000" w:rsidRDefault="00000000" w:rsidRPr="00000000" w14:paraId="000000B2">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образец были взяты указатели к третьему тому, </w:t>
      </w:r>
      <w:r w:rsidDel="00000000" w:rsidR="00000000" w:rsidRPr="00000000">
        <w:rPr>
          <w:rFonts w:ascii="Times New Roman" w:cs="Times New Roman" w:eastAsia="Times New Roman" w:hAnsi="Times New Roman"/>
          <w:sz w:val="24"/>
          <w:szCs w:val="24"/>
          <w:rtl w:val="0"/>
        </w:rPr>
        <w:t xml:space="preserve">составленные вручную</w:t>
      </w:r>
      <w:r w:rsidDel="00000000" w:rsidR="00000000" w:rsidRPr="00000000">
        <w:rPr>
          <w:rFonts w:ascii="Times New Roman" w:cs="Times New Roman" w:eastAsia="Times New Roman" w:hAnsi="Times New Roman"/>
          <w:sz w:val="24"/>
          <w:szCs w:val="24"/>
          <w:rtl w:val="0"/>
        </w:rPr>
        <w:t xml:space="preserve">: указатель имен, указатель географических названий, указатель флоры и фауны и указатель терминов. Объемы перечисленных указателей составили 931, 492, 129 и 324 рубрики соответственно. Указатели были объединены в один общий указатель (далее - </w:t>
      </w:r>
      <w:r w:rsidDel="00000000" w:rsidR="00000000" w:rsidRPr="00000000">
        <w:rPr>
          <w:rFonts w:ascii="Times New Roman" w:cs="Times New Roman" w:eastAsia="Times New Roman" w:hAnsi="Times New Roman"/>
          <w:i w:val="1"/>
          <w:sz w:val="24"/>
          <w:szCs w:val="24"/>
          <w:rtl w:val="0"/>
        </w:rPr>
        <w:t xml:space="preserve">печатн</w:t>
      </w:r>
      <w:r w:rsidDel="00000000" w:rsidR="00000000" w:rsidRPr="00000000">
        <w:rPr>
          <w:rFonts w:ascii="Times New Roman" w:cs="Times New Roman" w:eastAsia="Times New Roman" w:hAnsi="Times New Roman"/>
          <w:i w:val="1"/>
          <w:sz w:val="24"/>
          <w:szCs w:val="24"/>
          <w:rtl w:val="0"/>
        </w:rPr>
        <w:t xml:space="preserve">ый указатель</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образец</w:t>
      </w:r>
      <w:r w:rsidDel="00000000" w:rsidR="00000000" w:rsidRPr="00000000">
        <w:rPr>
          <w:rFonts w:ascii="Times New Roman" w:cs="Times New Roman" w:eastAsia="Times New Roman" w:hAnsi="Times New Roman"/>
          <w:sz w:val="24"/>
          <w:szCs w:val="24"/>
          <w:rtl w:val="0"/>
        </w:rPr>
        <w:t xml:space="preserve">) для измерения эффективности и точности работы санскритского стеммера.</w:t>
      </w:r>
    </w:p>
    <w:p w:rsidR="00000000" w:rsidDel="00000000" w:rsidP="00000000" w:rsidRDefault="00000000" w:rsidRPr="00000000" w14:paraId="000000B3">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Текст третьего тома был обработан программой, и получен </w:t>
      </w:r>
      <w:r w:rsidDel="00000000" w:rsidR="00000000" w:rsidRPr="00000000">
        <w:rPr>
          <w:rFonts w:ascii="Times New Roman" w:cs="Times New Roman" w:eastAsia="Times New Roman" w:hAnsi="Times New Roman"/>
          <w:b w:val="1"/>
          <w:sz w:val="24"/>
          <w:szCs w:val="24"/>
          <w:rtl w:val="0"/>
        </w:rPr>
        <w:t xml:space="preserve">первый вариант </w:t>
      </w:r>
      <w:r w:rsidDel="00000000" w:rsidR="00000000" w:rsidRPr="00000000">
        <w:rPr>
          <w:rFonts w:ascii="Times New Roman" w:cs="Times New Roman" w:eastAsia="Times New Roman" w:hAnsi="Times New Roman"/>
          <w:sz w:val="24"/>
          <w:szCs w:val="24"/>
          <w:rtl w:val="0"/>
        </w:rPr>
        <w:t xml:space="preserve">автоматического указателе ко всей книге. В него вошла 1881 рубрика, 1285 из которых совпадают с рубриками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также из них 593 новые строки (отсутствующие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указателе) и 825 недостающих рубрик, которые есть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и должны были теоретически войти в автоматический указатель.</w:t>
      </w:r>
    </w:p>
    <w:p w:rsidR="00000000" w:rsidDel="00000000" w:rsidP="00000000" w:rsidRDefault="00000000" w:rsidRPr="00000000" w14:paraId="000000B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Новые рубрики, появившиеся в автоматическом указателе, включают в себя ряд санскритизмов, которые не были обнаружены составителем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но, в большинстве случаев, являются последствиями неточной работы программы. Напомним суть работы санскритского стеммера: анализатор отсекает </w:t>
      </w:r>
      <w:r w:rsidDel="00000000" w:rsidR="00000000" w:rsidRPr="00000000">
        <w:rPr>
          <w:rFonts w:ascii="Times New Roman" w:cs="Times New Roman" w:eastAsia="Times New Roman" w:hAnsi="Times New Roman"/>
          <w:sz w:val="24"/>
          <w:szCs w:val="24"/>
          <w:rtl w:val="0"/>
        </w:rPr>
        <w:t xml:space="preserve">окончание у слов из текста</w:t>
      </w:r>
      <w:r w:rsidDel="00000000" w:rsidR="00000000" w:rsidRPr="00000000">
        <w:rPr>
          <w:rFonts w:ascii="Times New Roman" w:cs="Times New Roman" w:eastAsia="Times New Roman" w:hAnsi="Times New Roman"/>
          <w:sz w:val="24"/>
          <w:szCs w:val="24"/>
          <w:rtl w:val="0"/>
        </w:rPr>
        <w:t xml:space="preserve"> (по шести моделям, описанным в пункте 3.3.1) и пробует найти леммы к ним в одном из двух санскритских списках, проходясь по каждому имени/термину. Иногда случается так, что в качестве леммы к слову из текста, согласно алгоритму, подходят сразу несколько санскритизмов. К примеру, для словоформы </w:t>
      </w:r>
      <w:r w:rsidDel="00000000" w:rsidR="00000000" w:rsidRPr="00000000">
        <w:rPr>
          <w:rFonts w:ascii="Times New Roman" w:cs="Times New Roman" w:eastAsia="Times New Roman" w:hAnsi="Times New Roman"/>
          <w:i w:val="1"/>
          <w:sz w:val="24"/>
          <w:szCs w:val="24"/>
          <w:rtl w:val="0"/>
        </w:rPr>
        <w:t xml:space="preserve">ганами</w:t>
      </w:r>
      <w:r w:rsidDel="00000000" w:rsidR="00000000" w:rsidRPr="00000000">
        <w:rPr>
          <w:rFonts w:ascii="Times New Roman" w:cs="Times New Roman" w:eastAsia="Times New Roman" w:hAnsi="Times New Roman"/>
          <w:sz w:val="24"/>
          <w:szCs w:val="24"/>
          <w:rtl w:val="0"/>
        </w:rPr>
        <w:t xml:space="preserve"> находятся сразу три леммы - </w:t>
      </w:r>
      <w:r w:rsidDel="00000000" w:rsidR="00000000" w:rsidRPr="00000000">
        <w:rPr>
          <w:rFonts w:ascii="Times New Roman" w:cs="Times New Roman" w:eastAsia="Times New Roman" w:hAnsi="Times New Roman"/>
          <w:i w:val="1"/>
          <w:sz w:val="24"/>
          <w:szCs w:val="24"/>
          <w:rtl w:val="0"/>
        </w:rPr>
        <w:t xml:space="preserve">ган, гана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ганы</w:t>
      </w:r>
      <w:r w:rsidDel="00000000" w:rsidR="00000000" w:rsidRPr="00000000">
        <w:rPr>
          <w:rFonts w:ascii="Times New Roman" w:cs="Times New Roman" w:eastAsia="Times New Roman" w:hAnsi="Times New Roman"/>
          <w:sz w:val="24"/>
          <w:szCs w:val="24"/>
          <w:rtl w:val="0"/>
        </w:rPr>
        <w:t xml:space="preserve">, а для слова </w:t>
      </w:r>
      <w:r w:rsidDel="00000000" w:rsidR="00000000" w:rsidRPr="00000000">
        <w:rPr>
          <w:rFonts w:ascii="Times New Roman" w:cs="Times New Roman" w:eastAsia="Times New Roman" w:hAnsi="Times New Roman"/>
          <w:i w:val="1"/>
          <w:sz w:val="24"/>
          <w:szCs w:val="24"/>
          <w:rtl w:val="0"/>
        </w:rPr>
        <w:t xml:space="preserve">ракшасу</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sz w:val="24"/>
          <w:szCs w:val="24"/>
          <w:rtl w:val="0"/>
        </w:rPr>
        <w:t xml:space="preserve">ракшас</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ракшаса</w:t>
      </w:r>
      <w:r w:rsidDel="00000000" w:rsidR="00000000" w:rsidRPr="00000000">
        <w:rPr>
          <w:rFonts w:ascii="Times New Roman" w:cs="Times New Roman" w:eastAsia="Times New Roman" w:hAnsi="Times New Roman"/>
          <w:sz w:val="24"/>
          <w:szCs w:val="24"/>
          <w:rtl w:val="0"/>
        </w:rPr>
        <w:t xml:space="preserve">. Эту проблему предстояло решить немного позже, сначала сосредоточимся на недостающих рубриках.</w:t>
      </w:r>
    </w:p>
    <w:p w:rsidR="00000000" w:rsidDel="00000000" w:rsidP="00000000" w:rsidRDefault="00000000" w:rsidRPr="00000000" w14:paraId="000000B5">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Значительную часть из отсутствующих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указателе рубрик составляют русские слова и словосочетания, отсылающие к санскритским именам (эпитеты) и ранее не рассматривавшиеся в качестве кандидатов в указатель. Это такие рубрики, в том числе отсылочные, как, например, </w:t>
      </w:r>
      <w:r w:rsidDel="00000000" w:rsidR="00000000" w:rsidRPr="00000000">
        <w:rPr>
          <w:rFonts w:ascii="Times New Roman" w:cs="Times New Roman" w:eastAsia="Times New Roman" w:hAnsi="Times New Roman"/>
          <w:i w:val="1"/>
          <w:sz w:val="24"/>
          <w:szCs w:val="24"/>
          <w:rtl w:val="0"/>
        </w:rPr>
        <w:t xml:space="preserve">святые мудрецы см. риши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сыновья дити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см.</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дайтьи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сыновья пуломы см. пауломы, демоны-змеи см. ураги, вселенский бог (владыка), тройственная вселенная см. три мира</w:t>
      </w:r>
      <w:r w:rsidDel="00000000" w:rsidR="00000000" w:rsidRPr="00000000">
        <w:rPr>
          <w:rFonts w:ascii="Times New Roman" w:cs="Times New Roman" w:eastAsia="Times New Roman" w:hAnsi="Times New Roman"/>
          <w:sz w:val="24"/>
          <w:szCs w:val="24"/>
          <w:rtl w:val="0"/>
        </w:rPr>
        <w:t xml:space="preserve"> и т. д. В связи с тем, что приведенные рубрики состоят из русских слов, ничем не отличающихся от обычных слов из текста, решением проблемы их отсутствия в автоматическом указателе стал отбор подобных рубрик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вручную для их целенаправленного поиска в тексте в дальнейшем. </w:t>
      </w:r>
      <w:r w:rsidDel="00000000" w:rsidR="00000000" w:rsidRPr="00000000">
        <w:rPr>
          <w:rFonts w:ascii="Times New Roman" w:cs="Times New Roman" w:eastAsia="Times New Roman" w:hAnsi="Times New Roman"/>
          <w:sz w:val="24"/>
          <w:szCs w:val="24"/>
          <w:rtl w:val="0"/>
        </w:rPr>
        <w:t xml:space="preserve">Соответственно</w:t>
      </w:r>
      <w:r w:rsidDel="00000000" w:rsidR="00000000" w:rsidRPr="00000000">
        <w:rPr>
          <w:rFonts w:ascii="Times New Roman" w:cs="Times New Roman" w:eastAsia="Times New Roman" w:hAnsi="Times New Roman"/>
          <w:sz w:val="24"/>
          <w:szCs w:val="24"/>
          <w:rtl w:val="0"/>
        </w:rPr>
        <w:t xml:space="preserve"> был создан подсловарь русских эпитетов.</w:t>
      </w:r>
    </w:p>
    <w:p w:rsidR="00000000" w:rsidDel="00000000" w:rsidP="00000000" w:rsidRDefault="00000000" w:rsidRPr="00000000" w14:paraId="000000B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Нашей целью является генерация автоматических указателей, максимально приближенных к создаваемым вручную на уровне лучших научных изданий СССР.  Поэтому простого поиска санскритизмов и отсылающих к ним русских словосочетаний в тексте недостаточно. Задача создания приближенного к эталону указателя усложняется тем, что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ых указателях, как правило, помимо рубрик, состоящих из только одного слова или словосочетания, присутствуют также: </w:t>
      </w:r>
    </w:p>
    <w:p w:rsidR="00000000" w:rsidDel="00000000" w:rsidP="00000000" w:rsidRDefault="00000000" w:rsidRPr="00000000" w14:paraId="000000B7">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так называемые, отсылочные рубрики, характеризующиеся наличием сокращения, например, </w:t>
      </w:r>
      <w:r w:rsidDel="00000000" w:rsidR="00000000" w:rsidRPr="00000000">
        <w:rPr>
          <w:rFonts w:ascii="Times New Roman" w:cs="Times New Roman" w:eastAsia="Times New Roman" w:hAnsi="Times New Roman"/>
          <w:i w:val="1"/>
          <w:sz w:val="24"/>
          <w:szCs w:val="24"/>
          <w:rtl w:val="0"/>
        </w:rPr>
        <w:t xml:space="preserve">см.</w:t>
      </w:r>
      <w:r w:rsidDel="00000000" w:rsidR="00000000" w:rsidRPr="00000000">
        <w:rPr>
          <w:rFonts w:ascii="Times New Roman" w:cs="Times New Roman" w:eastAsia="Times New Roman" w:hAnsi="Times New Roman"/>
          <w:sz w:val="24"/>
          <w:szCs w:val="24"/>
          <w:rtl w:val="0"/>
        </w:rPr>
        <w:t xml:space="preserve"> в строке. </w:t>
      </w:r>
    </w:p>
    <w:p w:rsidR="00000000" w:rsidDel="00000000" w:rsidP="00000000" w:rsidRDefault="00000000" w:rsidRPr="00000000" w14:paraId="000000B8">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Примеры</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9">
      <w:pPr>
        <w:numPr>
          <w:ilvl w:val="0"/>
          <w:numId w:val="3"/>
        </w:numPr>
        <w:spacing w:after="0" w:afterAutospacing="0" w:before="20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мудрецы-цари см. риши; </w:t>
      </w:r>
    </w:p>
    <w:p w:rsidR="00000000" w:rsidDel="00000000" w:rsidP="00000000" w:rsidRDefault="00000000" w:rsidRPr="00000000" w14:paraId="000000BA">
      <w:pPr>
        <w:numPr>
          <w:ilvl w:val="0"/>
          <w:numId w:val="3"/>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нагапура см. хастинапура; </w:t>
      </w:r>
    </w:p>
    <w:p w:rsidR="00000000" w:rsidDel="00000000" w:rsidP="00000000" w:rsidRDefault="00000000" w:rsidRPr="00000000" w14:paraId="000000BB">
      <w:pPr>
        <w:numPr>
          <w:ilvl w:val="0"/>
          <w:numId w:val="3"/>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насатьи см. ашвины; </w:t>
      </w:r>
    </w:p>
    <w:p w:rsidR="00000000" w:rsidDel="00000000" w:rsidP="00000000" w:rsidRDefault="00000000" w:rsidRPr="00000000" w14:paraId="000000BC">
      <w:pPr>
        <w:numPr>
          <w:ilvl w:val="0"/>
          <w:numId w:val="3"/>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недруг вритры см. индра; </w:t>
      </w:r>
    </w:p>
    <w:p w:rsidR="00000000" w:rsidDel="00000000" w:rsidP="00000000" w:rsidRDefault="00000000" w:rsidRPr="00000000" w14:paraId="000000BD">
      <w:pPr>
        <w:numPr>
          <w:ilvl w:val="0"/>
          <w:numId w:val="3"/>
        </w:numPr>
        <w:spacing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несущий (знак) зайца см. сома</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00BE">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аннотированные рубрики. </w:t>
      </w:r>
    </w:p>
    <w:p w:rsidR="00000000" w:rsidDel="00000000" w:rsidP="00000000" w:rsidRDefault="00000000" w:rsidRPr="00000000" w14:paraId="000000BF">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Примеры</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0">
      <w:pPr>
        <w:numPr>
          <w:ilvl w:val="0"/>
          <w:numId w:val="9"/>
        </w:numPr>
        <w:spacing w:after="0" w:afterAutospacing="0" w:before="20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нипа – Nauclea cadamba, дерево кадамба;</w:t>
      </w:r>
    </w:p>
    <w:p w:rsidR="00000000" w:rsidDel="00000000" w:rsidP="00000000" w:rsidRDefault="00000000" w:rsidRPr="00000000" w14:paraId="000000C1">
      <w:pPr>
        <w:numPr>
          <w:ilvl w:val="0"/>
          <w:numId w:val="9"/>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палаша – Butea monosperma;</w:t>
      </w:r>
    </w:p>
    <w:p w:rsidR="00000000" w:rsidDel="00000000" w:rsidP="00000000" w:rsidRDefault="00000000" w:rsidRPr="00000000" w14:paraId="000000C2">
      <w:pPr>
        <w:numPr>
          <w:ilvl w:val="0"/>
          <w:numId w:val="9"/>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паравата – Grewia asiatica, или Diospyros embryopteris; </w:t>
      </w:r>
    </w:p>
    <w:p w:rsidR="00000000" w:rsidDel="00000000" w:rsidP="00000000" w:rsidRDefault="00000000" w:rsidRPr="00000000" w14:paraId="000000C3">
      <w:pPr>
        <w:numPr>
          <w:ilvl w:val="0"/>
          <w:numId w:val="9"/>
        </w:numPr>
        <w:spacing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парван (день перемены луны); руру - вид антилоп</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00C4">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рубрики с пояснением (родо-видовые отношения). </w:t>
      </w:r>
    </w:p>
    <w:p w:rsidR="00000000" w:rsidDel="00000000" w:rsidP="00000000" w:rsidRDefault="00000000" w:rsidRPr="00000000" w14:paraId="000000C5">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Примеры</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6">
      <w:pPr>
        <w:numPr>
          <w:ilvl w:val="0"/>
          <w:numId w:val="5"/>
        </w:numPr>
        <w:spacing w:after="0" w:afterAutospacing="0" w:before="20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ришабха, гора; </w:t>
      </w:r>
    </w:p>
    <w:p w:rsidR="00000000" w:rsidDel="00000000" w:rsidP="00000000" w:rsidRDefault="00000000" w:rsidRPr="00000000" w14:paraId="000000C7">
      <w:pPr>
        <w:numPr>
          <w:ilvl w:val="0"/>
          <w:numId w:val="5"/>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саманга, пастух; </w:t>
      </w:r>
    </w:p>
    <w:p w:rsidR="00000000" w:rsidDel="00000000" w:rsidP="00000000" w:rsidRDefault="00000000" w:rsidRPr="00000000" w14:paraId="000000C8">
      <w:pPr>
        <w:numPr>
          <w:ilvl w:val="0"/>
          <w:numId w:val="5"/>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санджая, колесничий; </w:t>
      </w:r>
    </w:p>
    <w:p w:rsidR="00000000" w:rsidDel="00000000" w:rsidP="00000000" w:rsidRDefault="00000000" w:rsidRPr="00000000" w14:paraId="000000C9">
      <w:pPr>
        <w:numPr>
          <w:ilvl w:val="0"/>
          <w:numId w:val="5"/>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сахадева, пандава; </w:t>
      </w:r>
    </w:p>
    <w:p w:rsidR="00000000" w:rsidDel="00000000" w:rsidP="00000000" w:rsidRDefault="00000000" w:rsidRPr="00000000" w14:paraId="000000CA">
      <w:pPr>
        <w:numPr>
          <w:ilvl w:val="0"/>
          <w:numId w:val="5"/>
        </w:numPr>
        <w:spacing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тара(ка), супруга брихаспати</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00CB">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рубрики с другим вариантом написания (включая такие, которые в тексте не встречаются) имени/термина/названия, указанным в скобках. </w:t>
      </w:r>
    </w:p>
    <w:p w:rsidR="00000000" w:rsidDel="00000000" w:rsidP="00000000" w:rsidRDefault="00000000" w:rsidRPr="00000000" w14:paraId="000000C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Примеры</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numPr>
          <w:ilvl w:val="0"/>
          <w:numId w:val="8"/>
        </w:numPr>
        <w:spacing w:after="0" w:afterAutospacing="0" w:before="20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андхры (андхраки); </w:t>
      </w:r>
    </w:p>
    <w:p w:rsidR="00000000" w:rsidDel="00000000" w:rsidP="00000000" w:rsidRDefault="00000000" w:rsidRPr="00000000" w14:paraId="000000CE">
      <w:pPr>
        <w:numPr>
          <w:ilvl w:val="0"/>
          <w:numId w:val="8"/>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анги (веданги); </w:t>
      </w:r>
    </w:p>
    <w:p w:rsidR="00000000" w:rsidDel="00000000" w:rsidP="00000000" w:rsidRDefault="00000000" w:rsidRPr="00000000" w14:paraId="000000CF">
      <w:pPr>
        <w:numPr>
          <w:ilvl w:val="0"/>
          <w:numId w:val="8"/>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бадари (бадарика-ашрама, вишала-бадари, превеликая бадари, великая смоковница), </w:t>
      </w:r>
    </w:p>
    <w:p w:rsidR="00000000" w:rsidDel="00000000" w:rsidP="00000000" w:rsidRDefault="00000000" w:rsidRPr="00000000" w14:paraId="000000D0">
      <w:pPr>
        <w:numPr>
          <w:ilvl w:val="0"/>
          <w:numId w:val="8"/>
        </w:numPr>
        <w:spacing w:after="0" w:afterAutospacing="0" w:before="0" w:beforeAutospacing="0" w:line="360" w:lineRule="auto"/>
        <w:ind w:left="2160" w:hanging="360"/>
        <w:jc w:val="both"/>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садьяска (садьяскра);</w:t>
      </w:r>
    </w:p>
    <w:p w:rsidR="00000000" w:rsidDel="00000000" w:rsidP="00000000" w:rsidRDefault="00000000" w:rsidRPr="00000000" w14:paraId="000000D1">
      <w:pPr>
        <w:numPr>
          <w:ilvl w:val="0"/>
          <w:numId w:val="8"/>
        </w:numPr>
        <w:spacing w:before="0" w:before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sz w:val="24"/>
          <w:szCs w:val="24"/>
          <w:rtl w:val="0"/>
        </w:rPr>
        <w:t xml:space="preserve">калакеи (калеи) </w:t>
      </w:r>
      <w:r w:rsidDel="00000000" w:rsidR="00000000" w:rsidRPr="00000000">
        <w:rPr>
          <w:rFonts w:ascii="Times New Roman" w:cs="Times New Roman" w:eastAsia="Times New Roman" w:hAnsi="Times New Roman"/>
          <w:sz w:val="24"/>
          <w:szCs w:val="24"/>
          <w:rtl w:val="0"/>
        </w:rPr>
        <w:t xml:space="preserve"> и т.д.</w:t>
      </w:r>
    </w:p>
    <w:p w:rsidR="00000000" w:rsidDel="00000000" w:rsidP="00000000" w:rsidRDefault="00000000" w:rsidRPr="00000000" w14:paraId="000000D2">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появилась еще одна достаточно сложная подзадача, решение которой приближает нас к конечной цели. Эта подзадача состоит в дополнении генерируемых программой строк некоторыми сведениями, в сочетании с которой найденная лемма становится полноценной рубрикой указателя. То есть если стеммер идентифицирует в тексте слово, лемма которого </w:t>
      </w:r>
      <w:r w:rsidDel="00000000" w:rsidR="00000000" w:rsidRPr="00000000">
        <w:rPr>
          <w:rFonts w:ascii="Times New Roman" w:cs="Times New Roman" w:eastAsia="Times New Roman" w:hAnsi="Times New Roman"/>
          <w:i w:val="1"/>
          <w:sz w:val="24"/>
          <w:szCs w:val="24"/>
          <w:rtl w:val="0"/>
        </w:rPr>
        <w:t xml:space="preserve">руру</w:t>
      </w:r>
      <w:r w:rsidDel="00000000" w:rsidR="00000000" w:rsidRPr="00000000">
        <w:rPr>
          <w:rFonts w:ascii="Times New Roman" w:cs="Times New Roman" w:eastAsia="Times New Roman" w:hAnsi="Times New Roman"/>
          <w:sz w:val="24"/>
          <w:szCs w:val="24"/>
          <w:rtl w:val="0"/>
        </w:rPr>
        <w:t xml:space="preserve">, </w:t>
      </w:r>
      <w:commentRangeStart w:id="6"/>
      <w:r w:rsidDel="00000000" w:rsidR="00000000" w:rsidRPr="00000000">
        <w:rPr>
          <w:rFonts w:ascii="Times New Roman" w:cs="Times New Roman" w:eastAsia="Times New Roman" w:hAnsi="Times New Roman"/>
          <w:sz w:val="24"/>
          <w:szCs w:val="24"/>
          <w:rtl w:val="0"/>
        </w:rPr>
        <w:t xml:space="preserve">программа дополняет строку</w:t>
      </w:r>
      <w:commentRangeEnd w:id="6"/>
      <w:r w:rsidDel="00000000" w:rsidR="00000000" w:rsidRPr="00000000">
        <w:commentReference w:id="6"/>
      </w:r>
      <w:r w:rsidDel="00000000" w:rsidR="00000000" w:rsidRPr="00000000">
        <w:rPr>
          <w:rFonts w:ascii="Times New Roman" w:cs="Times New Roman" w:eastAsia="Times New Roman" w:hAnsi="Times New Roman"/>
          <w:sz w:val="24"/>
          <w:szCs w:val="24"/>
          <w:rtl w:val="0"/>
        </w:rPr>
        <w:t xml:space="preserve"> до </w:t>
      </w:r>
      <w:r w:rsidDel="00000000" w:rsidR="00000000" w:rsidRPr="00000000">
        <w:rPr>
          <w:rFonts w:ascii="Times New Roman" w:cs="Times New Roman" w:eastAsia="Times New Roman" w:hAnsi="Times New Roman"/>
          <w:i w:val="1"/>
          <w:sz w:val="24"/>
          <w:szCs w:val="24"/>
          <w:rtl w:val="0"/>
        </w:rPr>
        <w:t xml:space="preserve">руру - вид антилоп</w:t>
      </w:r>
      <w:r w:rsidDel="00000000" w:rsidR="00000000" w:rsidRPr="00000000">
        <w:rPr>
          <w:rFonts w:ascii="Times New Roman" w:cs="Times New Roman" w:eastAsia="Times New Roman" w:hAnsi="Times New Roman"/>
          <w:sz w:val="24"/>
          <w:szCs w:val="24"/>
          <w:rtl w:val="0"/>
        </w:rPr>
        <w:t xml:space="preserve"> перед тем, как сохранить ее в автоматический указатель. Или, к примеру, если обнаруживается лемма </w:t>
      </w:r>
      <w:r w:rsidDel="00000000" w:rsidR="00000000" w:rsidRPr="00000000">
        <w:rPr>
          <w:rFonts w:ascii="Times New Roman" w:cs="Times New Roman" w:eastAsia="Times New Roman" w:hAnsi="Times New Roman"/>
          <w:i w:val="1"/>
          <w:sz w:val="24"/>
          <w:szCs w:val="24"/>
          <w:rtl w:val="0"/>
        </w:rPr>
        <w:t xml:space="preserve">анги</w:t>
      </w:r>
      <w:r w:rsidDel="00000000" w:rsidR="00000000" w:rsidRPr="00000000">
        <w:rPr>
          <w:rFonts w:ascii="Times New Roman" w:cs="Times New Roman" w:eastAsia="Times New Roman" w:hAnsi="Times New Roman"/>
          <w:sz w:val="24"/>
          <w:szCs w:val="24"/>
          <w:rtl w:val="0"/>
        </w:rPr>
        <w:t xml:space="preserve">, рубрика, содержащее это имя в автоматическом указателе, будет выглядеть как </w:t>
      </w:r>
      <w:r w:rsidDel="00000000" w:rsidR="00000000" w:rsidRPr="00000000">
        <w:rPr>
          <w:rFonts w:ascii="Times New Roman" w:cs="Times New Roman" w:eastAsia="Times New Roman" w:hAnsi="Times New Roman"/>
          <w:i w:val="1"/>
          <w:sz w:val="24"/>
          <w:szCs w:val="24"/>
          <w:rtl w:val="0"/>
        </w:rPr>
        <w:t xml:space="preserve">анги (веданги) </w:t>
      </w:r>
      <w:r w:rsidDel="00000000" w:rsidR="00000000" w:rsidRPr="00000000">
        <w:rPr>
          <w:rFonts w:ascii="Times New Roman" w:cs="Times New Roman" w:eastAsia="Times New Roman" w:hAnsi="Times New Roman"/>
          <w:sz w:val="24"/>
          <w:szCs w:val="24"/>
          <w:rtl w:val="0"/>
        </w:rPr>
        <w:t xml:space="preserve">и т.д.</w:t>
      </w:r>
    </w:p>
    <w:p w:rsidR="00000000" w:rsidDel="00000000" w:rsidP="00000000" w:rsidRDefault="00000000" w:rsidRPr="00000000" w14:paraId="000000D3">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для включения в автоматический указатель рубрик, содержащих русские слова и словосочетания, были выделены 293 такие рубрики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для их дальнейшего поиска в тексте (файл </w:t>
      </w:r>
      <w:r w:rsidDel="00000000" w:rsidR="00000000" w:rsidRPr="00000000">
        <w:rPr>
          <w:rFonts w:ascii="Times New Roman" w:cs="Times New Roman" w:eastAsia="Times New Roman" w:hAnsi="Times New Roman"/>
          <w:i w:val="1"/>
          <w:sz w:val="24"/>
          <w:szCs w:val="24"/>
          <w:rtl w:val="0"/>
        </w:rPr>
        <w:t xml:space="preserve">rus_index.txt</w:t>
      </w:r>
      <w:r w:rsidDel="00000000" w:rsidR="00000000" w:rsidRPr="00000000">
        <w:rPr>
          <w:rFonts w:ascii="Times New Roman" w:cs="Times New Roman" w:eastAsia="Times New Roman" w:hAnsi="Times New Roman"/>
          <w:sz w:val="24"/>
          <w:szCs w:val="24"/>
          <w:rtl w:val="0"/>
        </w:rPr>
        <w:t xml:space="preserve">). Среди них такие, как </w:t>
      </w:r>
      <w:r w:rsidDel="00000000" w:rsidR="00000000" w:rsidRPr="00000000">
        <w:rPr>
          <w:rFonts w:ascii="Times New Roman" w:cs="Times New Roman" w:eastAsia="Times New Roman" w:hAnsi="Times New Roman"/>
          <w:i w:val="1"/>
          <w:sz w:val="24"/>
          <w:szCs w:val="24"/>
          <w:rtl w:val="0"/>
        </w:rPr>
        <w:t xml:space="preserve">Великий Владыка, самосозерцание, Владыка рыжих коней, Шестиликий, брат Гады</w:t>
      </w:r>
      <w:r w:rsidDel="00000000" w:rsidR="00000000" w:rsidRPr="00000000">
        <w:rPr>
          <w:rFonts w:ascii="Times New Roman" w:cs="Times New Roman" w:eastAsia="Times New Roman" w:hAnsi="Times New Roman"/>
          <w:sz w:val="24"/>
          <w:szCs w:val="24"/>
          <w:rtl w:val="0"/>
        </w:rPr>
        <w:t xml:space="preserve"> и т. д. Также были сохранены в отдельный файл (</w:t>
      </w:r>
      <w:r w:rsidDel="00000000" w:rsidR="00000000" w:rsidRPr="00000000">
        <w:rPr>
          <w:rFonts w:ascii="Times New Roman" w:cs="Times New Roman" w:eastAsia="Times New Roman" w:hAnsi="Times New Roman"/>
          <w:i w:val="1"/>
          <w:sz w:val="24"/>
          <w:szCs w:val="24"/>
          <w:rtl w:val="0"/>
        </w:rPr>
        <w:t xml:space="preserve">3_INDEX_phrases.txt</w:t>
      </w:r>
      <w:r w:rsidDel="00000000" w:rsidR="00000000" w:rsidRPr="00000000">
        <w:rPr>
          <w:rFonts w:ascii="Times New Roman" w:cs="Times New Roman" w:eastAsia="Times New Roman" w:hAnsi="Times New Roman"/>
          <w:sz w:val="24"/>
          <w:szCs w:val="24"/>
          <w:rtl w:val="0"/>
        </w:rPr>
        <w:t xml:space="preserve">) рубрики, содержащие аннотацию, отсылку или другой вариант написания единицы указателя (далее - рубрики-фразы), в количестве 721 штука: </w:t>
      </w:r>
      <w:r w:rsidDel="00000000" w:rsidR="00000000" w:rsidRPr="00000000">
        <w:rPr>
          <w:rFonts w:ascii="Times New Roman" w:cs="Times New Roman" w:eastAsia="Times New Roman" w:hAnsi="Times New Roman"/>
          <w:i w:val="1"/>
          <w:sz w:val="24"/>
          <w:szCs w:val="24"/>
          <w:rtl w:val="0"/>
        </w:rPr>
        <w:t xml:space="preserve">раухитака – Andersonia rohitaka, ююба см. бадари, богиня см. Ума, садьяска (садьяскра), ашвамедха (жертвоприношение коня)</w:t>
      </w:r>
      <w:r w:rsidDel="00000000" w:rsidR="00000000" w:rsidRPr="00000000">
        <w:rPr>
          <w:rFonts w:ascii="Times New Roman" w:cs="Times New Roman" w:eastAsia="Times New Roman" w:hAnsi="Times New Roman"/>
          <w:sz w:val="24"/>
          <w:szCs w:val="24"/>
          <w:rtl w:val="0"/>
        </w:rPr>
        <w:t xml:space="preserve"> и т. д.  Рубрик с пояснениями было насчитано всего 84 штуки, они были сохранены в еще один отдельный файл (</w:t>
      </w:r>
      <w:r w:rsidDel="00000000" w:rsidR="00000000" w:rsidRPr="00000000">
        <w:rPr>
          <w:rFonts w:ascii="Times New Roman" w:cs="Times New Roman" w:eastAsia="Times New Roman" w:hAnsi="Times New Roman"/>
          <w:i w:val="1"/>
          <w:sz w:val="24"/>
          <w:szCs w:val="24"/>
          <w:rtl w:val="0"/>
        </w:rPr>
        <w:t xml:space="preserve">3_INDEX_options.txt</w:t>
      </w:r>
      <w:r w:rsidDel="00000000" w:rsidR="00000000" w:rsidRPr="00000000">
        <w:rPr>
          <w:rFonts w:ascii="Times New Roman" w:cs="Times New Roman" w:eastAsia="Times New Roman" w:hAnsi="Times New Roman"/>
          <w:sz w:val="24"/>
          <w:szCs w:val="24"/>
          <w:rtl w:val="0"/>
        </w:rPr>
        <w:t xml:space="preserve">). Это такие рубрики, как: </w:t>
      </w:r>
      <w:r w:rsidDel="00000000" w:rsidR="00000000" w:rsidRPr="00000000">
        <w:rPr>
          <w:rFonts w:ascii="Times New Roman" w:cs="Times New Roman" w:eastAsia="Times New Roman" w:hAnsi="Times New Roman"/>
          <w:i w:val="1"/>
          <w:sz w:val="24"/>
          <w:szCs w:val="24"/>
          <w:rtl w:val="0"/>
        </w:rPr>
        <w:t xml:space="preserve">Айравата, змей; Дамана, мудрец; Субаху, царь Чеди; Сушена, свекор Валина; Синдху, страна</w:t>
      </w:r>
      <w:r w:rsidDel="00000000" w:rsidR="00000000" w:rsidRPr="00000000">
        <w:rPr>
          <w:rFonts w:ascii="Times New Roman" w:cs="Times New Roman" w:eastAsia="Times New Roman" w:hAnsi="Times New Roman"/>
          <w:sz w:val="24"/>
          <w:szCs w:val="24"/>
          <w:rtl w:val="0"/>
        </w:rPr>
        <w:t xml:space="preserve"> и т. д.</w:t>
      </w:r>
    </w:p>
    <w:p w:rsidR="00000000" w:rsidDel="00000000" w:rsidP="00000000" w:rsidRDefault="00000000" w:rsidRPr="00000000" w14:paraId="000000D4">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Файл с рубриками-фразами содержал построчно лемму, полученную от стеммера, и через двоеточие вариант полной строки, на которую нужно ее заменить для сохранения в указателе. Например, </w:t>
      </w:r>
      <w:r w:rsidDel="00000000" w:rsidR="00000000" w:rsidRPr="00000000">
        <w:rPr>
          <w:rFonts w:ascii="Times New Roman" w:cs="Times New Roman" w:eastAsia="Times New Roman" w:hAnsi="Times New Roman"/>
          <w:i w:val="1"/>
          <w:sz w:val="24"/>
          <w:szCs w:val="24"/>
          <w:rtl w:val="0"/>
        </w:rPr>
        <w:t xml:space="preserve">ашвамедха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ашвамедха (жертвоприношение коня); калакеи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калакеи (калеи); раджас</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 раджас см. гуны; три мира </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три мира (тройственная вселенная); кшатра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кшатрии (кшатра) см. варны</w:t>
      </w:r>
      <w:r w:rsidDel="00000000" w:rsidR="00000000" w:rsidRPr="00000000">
        <w:rPr>
          <w:rFonts w:ascii="Times New Roman" w:cs="Times New Roman" w:eastAsia="Times New Roman" w:hAnsi="Times New Roman"/>
          <w:sz w:val="24"/>
          <w:szCs w:val="24"/>
          <w:rtl w:val="0"/>
        </w:rPr>
        <w:t xml:space="preserve"> и т. д.</w:t>
      </w:r>
    </w:p>
    <w:p w:rsidR="00000000" w:rsidDel="00000000" w:rsidP="00000000" w:rsidRDefault="00000000" w:rsidRPr="00000000" w14:paraId="000000D5">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Рубрики с пояснениями были выделены в отдельный от рубрик-фраз файл, так как их обработка происходила несколько другим способом. Дело в том, что некоторые санскритские имена могут быть омонимичны и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указателе это отражено. К примеру, </w:t>
      </w:r>
      <w:r w:rsidDel="00000000" w:rsidR="00000000" w:rsidRPr="00000000">
        <w:rPr>
          <w:rFonts w:ascii="Times New Roman" w:cs="Times New Roman" w:eastAsia="Times New Roman" w:hAnsi="Times New Roman"/>
          <w:i w:val="1"/>
          <w:sz w:val="24"/>
          <w:szCs w:val="24"/>
          <w:rtl w:val="0"/>
        </w:rPr>
        <w:t xml:space="preserve">Айравата</w:t>
      </w:r>
      <w:r w:rsidDel="00000000" w:rsidR="00000000" w:rsidRPr="00000000">
        <w:rPr>
          <w:rFonts w:ascii="Times New Roman" w:cs="Times New Roman" w:eastAsia="Times New Roman" w:hAnsi="Times New Roman"/>
          <w:sz w:val="24"/>
          <w:szCs w:val="24"/>
          <w:rtl w:val="0"/>
        </w:rPr>
        <w:t xml:space="preserve"> может быть змеем (и тогда это будет соответствовать рубрике </w:t>
      </w:r>
      <w:r w:rsidDel="00000000" w:rsidR="00000000" w:rsidRPr="00000000">
        <w:rPr>
          <w:rFonts w:ascii="Times New Roman" w:cs="Times New Roman" w:eastAsia="Times New Roman" w:hAnsi="Times New Roman"/>
          <w:i w:val="1"/>
          <w:sz w:val="24"/>
          <w:szCs w:val="24"/>
          <w:rtl w:val="0"/>
        </w:rPr>
        <w:t xml:space="preserve">Айравата, змей</w:t>
      </w:r>
      <w:r w:rsidDel="00000000" w:rsidR="00000000" w:rsidRPr="00000000">
        <w:rPr>
          <w:rFonts w:ascii="Times New Roman" w:cs="Times New Roman" w:eastAsia="Times New Roman" w:hAnsi="Times New Roman"/>
          <w:sz w:val="24"/>
          <w:szCs w:val="24"/>
          <w:rtl w:val="0"/>
        </w:rPr>
        <w:t xml:space="preserve">), а может быть слоном (рубрика </w:t>
      </w:r>
      <w:r w:rsidDel="00000000" w:rsidR="00000000" w:rsidRPr="00000000">
        <w:rPr>
          <w:rFonts w:ascii="Times New Roman" w:cs="Times New Roman" w:eastAsia="Times New Roman" w:hAnsi="Times New Roman"/>
          <w:i w:val="1"/>
          <w:sz w:val="24"/>
          <w:szCs w:val="24"/>
          <w:rtl w:val="0"/>
        </w:rPr>
        <w:t xml:space="preserve">Айравата, слон</w:t>
      </w:r>
      <w:r w:rsidDel="00000000" w:rsidR="00000000" w:rsidRPr="00000000">
        <w:rPr>
          <w:rFonts w:ascii="Times New Roman" w:cs="Times New Roman" w:eastAsia="Times New Roman" w:hAnsi="Times New Roman"/>
          <w:sz w:val="24"/>
          <w:szCs w:val="24"/>
          <w:rtl w:val="0"/>
        </w:rPr>
        <w:t xml:space="preserve">). В файле  с рубриками с пояснениями содержатся подобные случаи. Для того, чтобы определить, к какой из рубрик относить данное имя, был предложен следующий алгоритм: если в предложении, в котором это имя встречается, содержится именно это слово-пояснение, то относить лемму этого имени к рубрике с именно этим словом-пояснением. Допустим, рассматриваемое имя </w:t>
      </w:r>
      <w:r w:rsidDel="00000000" w:rsidR="00000000" w:rsidRPr="00000000">
        <w:rPr>
          <w:rFonts w:ascii="Times New Roman" w:cs="Times New Roman" w:eastAsia="Times New Roman" w:hAnsi="Times New Roman"/>
          <w:i w:val="1"/>
          <w:sz w:val="24"/>
          <w:szCs w:val="24"/>
          <w:rtl w:val="0"/>
        </w:rPr>
        <w:t xml:space="preserve">Айравата</w:t>
      </w:r>
      <w:r w:rsidDel="00000000" w:rsidR="00000000" w:rsidRPr="00000000">
        <w:rPr>
          <w:rFonts w:ascii="Times New Roman" w:cs="Times New Roman" w:eastAsia="Times New Roman" w:hAnsi="Times New Roman"/>
          <w:sz w:val="24"/>
          <w:szCs w:val="24"/>
          <w:rtl w:val="0"/>
        </w:rPr>
        <w:t xml:space="preserve"> содержится в предложении, где также встречается слово</w:t>
      </w:r>
      <w:r w:rsidDel="00000000" w:rsidR="00000000" w:rsidRPr="00000000">
        <w:rPr>
          <w:rFonts w:ascii="Times New Roman" w:cs="Times New Roman" w:eastAsia="Times New Roman" w:hAnsi="Times New Roman"/>
          <w:i w:val="1"/>
          <w:sz w:val="24"/>
          <w:szCs w:val="24"/>
          <w:rtl w:val="0"/>
        </w:rPr>
        <w:t xml:space="preserve"> слон</w:t>
      </w:r>
      <w:r w:rsidDel="00000000" w:rsidR="00000000" w:rsidRPr="00000000">
        <w:rPr>
          <w:rFonts w:ascii="Times New Roman" w:cs="Times New Roman" w:eastAsia="Times New Roman" w:hAnsi="Times New Roman"/>
          <w:sz w:val="24"/>
          <w:szCs w:val="24"/>
          <w:rtl w:val="0"/>
        </w:rPr>
        <w:t xml:space="preserve">, тогда данное имя мы автоматически отнесем к рубрике </w:t>
      </w:r>
      <w:r w:rsidDel="00000000" w:rsidR="00000000" w:rsidRPr="00000000">
        <w:rPr>
          <w:rFonts w:ascii="Times New Roman" w:cs="Times New Roman" w:eastAsia="Times New Roman" w:hAnsi="Times New Roman"/>
          <w:i w:val="1"/>
          <w:sz w:val="24"/>
          <w:szCs w:val="24"/>
          <w:rtl w:val="0"/>
        </w:rPr>
        <w:t xml:space="preserve">Айравата, слон.</w:t>
      </w:r>
      <w:r w:rsidDel="00000000" w:rsidR="00000000" w:rsidRPr="00000000">
        <w:rPr>
          <w:rFonts w:ascii="Times New Roman" w:cs="Times New Roman" w:eastAsia="Times New Roman" w:hAnsi="Times New Roman"/>
          <w:sz w:val="24"/>
          <w:szCs w:val="24"/>
          <w:rtl w:val="0"/>
        </w:rPr>
        <w:t xml:space="preserve"> Пример такого предложения: </w:t>
      </w:r>
      <w:r w:rsidDel="00000000" w:rsidR="00000000" w:rsidRPr="00000000">
        <w:rPr>
          <w:rFonts w:ascii="Times New Roman" w:cs="Times New Roman" w:eastAsia="Times New Roman" w:hAnsi="Times New Roman"/>
          <w:i w:val="1"/>
          <w:sz w:val="24"/>
          <w:szCs w:val="24"/>
          <w:rtl w:val="0"/>
        </w:rPr>
        <w:t xml:space="preserve">Тут увидал (Арджуна) стоящего у (городских) ворот белого, «дарующего победу» </w:t>
      </w:r>
      <w:r w:rsidDel="00000000" w:rsidR="00000000" w:rsidRPr="00000000">
        <w:rPr>
          <w:rFonts w:ascii="Times New Roman" w:cs="Times New Roman" w:eastAsia="Times New Roman" w:hAnsi="Times New Roman"/>
          <w:i w:val="1"/>
          <w:sz w:val="24"/>
          <w:szCs w:val="24"/>
          <w:rtl w:val="0"/>
        </w:rPr>
        <w:t xml:space="preserve">(4)</w:t>
      </w:r>
      <w:r w:rsidDel="00000000" w:rsidR="00000000" w:rsidRPr="00000000">
        <w:rPr>
          <w:rFonts w:ascii="Times New Roman" w:cs="Times New Roman" w:eastAsia="Times New Roman" w:hAnsi="Times New Roman"/>
          <w:i w:val="1"/>
          <w:sz w:val="24"/>
          <w:szCs w:val="24"/>
          <w:rtl w:val="0"/>
        </w:rPr>
        <w:t xml:space="preserve"> слона Айравату с четырьмя бивнями, (огромного), как гора Кайласа. </w:t>
      </w:r>
      <w:r w:rsidDel="00000000" w:rsidR="00000000" w:rsidRPr="00000000">
        <w:rPr>
          <w:rFonts w:ascii="Times New Roman" w:cs="Times New Roman" w:eastAsia="Times New Roman" w:hAnsi="Times New Roman"/>
          <w:sz w:val="24"/>
          <w:szCs w:val="24"/>
          <w:rtl w:val="0"/>
        </w:rPr>
        <w:t xml:space="preserve">В приведенном предложении </w:t>
      </w:r>
      <w:r w:rsidDel="00000000" w:rsidR="00000000" w:rsidRPr="00000000">
        <w:rPr>
          <w:rFonts w:ascii="Times New Roman" w:cs="Times New Roman" w:eastAsia="Times New Roman" w:hAnsi="Times New Roman"/>
          <w:i w:val="1"/>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является номером сноски.</w:t>
      </w:r>
    </w:p>
    <w:p w:rsidR="00000000" w:rsidDel="00000000" w:rsidP="00000000" w:rsidRDefault="00000000" w:rsidRPr="00000000" w14:paraId="000000D6">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Поиск русских словосочетаний в тексте, которые отсылают к санскритским именам, оказался нетривиальной задачей. Стоило учесть, что слова могут стоять в разных падежах. Для того, чтобы стало возможным находить русские рубрики в тексте также и в косвенных падежах, были сгенерированы </w:t>
      </w:r>
      <w:r w:rsidDel="00000000" w:rsidR="00000000" w:rsidRPr="00000000">
        <w:rPr>
          <w:rFonts w:ascii="Times New Roman" w:cs="Times New Roman" w:eastAsia="Times New Roman" w:hAnsi="Times New Roman"/>
          <w:sz w:val="24"/>
          <w:szCs w:val="24"/>
          <w:rtl w:val="0"/>
        </w:rPr>
        <w:t xml:space="preserve">парадигмы</w:t>
      </w:r>
      <w:r w:rsidDel="00000000" w:rsidR="00000000" w:rsidRPr="00000000">
        <w:rPr>
          <w:rFonts w:ascii="Times New Roman" w:cs="Times New Roman" w:eastAsia="Times New Roman" w:hAnsi="Times New Roman"/>
          <w:sz w:val="24"/>
          <w:szCs w:val="24"/>
          <w:rtl w:val="0"/>
        </w:rPr>
        <w:t xml:space="preserve"> для одиночных русских лемм из указателя с помощью </w:t>
      </w:r>
      <w:r w:rsidDel="00000000" w:rsidR="00000000" w:rsidRPr="00000000">
        <w:rPr>
          <w:rFonts w:ascii="Times New Roman" w:cs="Times New Roman" w:eastAsia="Times New Roman" w:hAnsi="Times New Roman"/>
          <w:i w:val="1"/>
          <w:sz w:val="24"/>
          <w:szCs w:val="24"/>
          <w:rtl w:val="0"/>
        </w:rPr>
        <w:t xml:space="preserve">pymorphy2 </w:t>
      </w:r>
      <w:r w:rsidDel="00000000" w:rsidR="00000000" w:rsidRPr="00000000">
        <w:rPr>
          <w:rFonts w:ascii="Times New Roman" w:cs="Times New Roman" w:eastAsia="Times New Roman" w:hAnsi="Times New Roman"/>
          <w:sz w:val="24"/>
          <w:szCs w:val="24"/>
          <w:rtl w:val="0"/>
        </w:rPr>
        <w:t xml:space="preserve">(см. в файле </w:t>
      </w:r>
      <w:r w:rsidDel="00000000" w:rsidR="00000000" w:rsidRPr="00000000">
        <w:rPr>
          <w:rFonts w:ascii="Times New Roman" w:cs="Times New Roman" w:eastAsia="Times New Roman" w:hAnsi="Times New Roman"/>
          <w:i w:val="1"/>
          <w:sz w:val="24"/>
          <w:szCs w:val="24"/>
          <w:rtl w:val="0"/>
        </w:rPr>
        <w:t xml:space="preserve">rus_index_declined.txt</w:t>
      </w:r>
      <w:r w:rsidDel="00000000" w:rsidR="00000000" w:rsidRPr="00000000">
        <w:rPr>
          <w:rFonts w:ascii="Times New Roman" w:cs="Times New Roman" w:eastAsia="Times New Roman" w:hAnsi="Times New Roman"/>
          <w:sz w:val="24"/>
          <w:szCs w:val="24"/>
          <w:rtl w:val="0"/>
        </w:rPr>
        <w:t xml:space="preserve">). Так, например, для слова </w:t>
      </w:r>
      <w:r w:rsidDel="00000000" w:rsidR="00000000" w:rsidRPr="00000000">
        <w:rPr>
          <w:rFonts w:ascii="Times New Roman" w:cs="Times New Roman" w:eastAsia="Times New Roman" w:hAnsi="Times New Roman"/>
          <w:i w:val="1"/>
          <w:sz w:val="24"/>
          <w:szCs w:val="24"/>
          <w:rtl w:val="0"/>
        </w:rPr>
        <w:t xml:space="preserve">самосозерцание</w:t>
      </w:r>
      <w:r w:rsidDel="00000000" w:rsidR="00000000" w:rsidRPr="00000000">
        <w:rPr>
          <w:rFonts w:ascii="Times New Roman" w:cs="Times New Roman" w:eastAsia="Times New Roman" w:hAnsi="Times New Roman"/>
          <w:sz w:val="24"/>
          <w:szCs w:val="24"/>
          <w:rtl w:val="0"/>
        </w:rPr>
        <w:t xml:space="preserve"> были </w:t>
      </w:r>
      <w:r w:rsidDel="00000000" w:rsidR="00000000" w:rsidRPr="00000000">
        <w:rPr>
          <w:rFonts w:ascii="Times New Roman" w:cs="Times New Roman" w:eastAsia="Times New Roman" w:hAnsi="Times New Roman"/>
          <w:sz w:val="24"/>
          <w:szCs w:val="24"/>
          <w:rtl w:val="0"/>
        </w:rPr>
        <w:t xml:space="preserve">получены</w:t>
      </w:r>
      <w:r w:rsidDel="00000000" w:rsidR="00000000" w:rsidRPr="00000000">
        <w:rPr>
          <w:rFonts w:ascii="Times New Roman" w:cs="Times New Roman" w:eastAsia="Times New Roman" w:hAnsi="Times New Roman"/>
          <w:sz w:val="24"/>
          <w:szCs w:val="24"/>
          <w:rtl w:val="0"/>
        </w:rPr>
        <w:t xml:space="preserve"> словоформы </w:t>
      </w:r>
      <w:r w:rsidDel="00000000" w:rsidR="00000000" w:rsidRPr="00000000">
        <w:rPr>
          <w:rFonts w:ascii="Times New Roman" w:cs="Times New Roman" w:eastAsia="Times New Roman" w:hAnsi="Times New Roman"/>
          <w:i w:val="1"/>
          <w:sz w:val="24"/>
          <w:szCs w:val="24"/>
          <w:rtl w:val="0"/>
        </w:rPr>
        <w:t xml:space="preserve">самосозерцания, самосозерцанию, самосозерцанием, самосозерцании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7">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если искомая единица является словосочетанием, то просто просклонять его составляющие слова было бы неверно, так как связь слов в выделенных словосочетании бывает двух типов:  1) </w:t>
      </w:r>
      <w:r w:rsidDel="00000000" w:rsidR="00000000" w:rsidRPr="00000000">
        <w:rPr>
          <w:rFonts w:ascii="Times New Roman" w:cs="Times New Roman" w:eastAsia="Times New Roman" w:hAnsi="Times New Roman"/>
          <w:i w:val="1"/>
          <w:sz w:val="24"/>
          <w:szCs w:val="24"/>
          <w:rtl w:val="0"/>
        </w:rPr>
        <w:t xml:space="preserve">согласование</w:t>
      </w:r>
      <w:r w:rsidDel="00000000" w:rsidR="00000000" w:rsidRPr="00000000">
        <w:rPr>
          <w:rFonts w:ascii="Times New Roman" w:cs="Times New Roman" w:eastAsia="Times New Roman" w:hAnsi="Times New Roman"/>
          <w:sz w:val="24"/>
          <w:szCs w:val="24"/>
          <w:rtl w:val="0"/>
        </w:rPr>
        <w:t xml:space="preserve">  - оба слова при склонении стоят в одном падеже (</w:t>
      </w:r>
      <w:r w:rsidDel="00000000" w:rsidR="00000000" w:rsidRPr="00000000">
        <w:rPr>
          <w:rFonts w:ascii="Times New Roman" w:cs="Times New Roman" w:eastAsia="Times New Roman" w:hAnsi="Times New Roman"/>
          <w:i w:val="1"/>
          <w:sz w:val="24"/>
          <w:szCs w:val="24"/>
          <w:rtl w:val="0"/>
        </w:rPr>
        <w:t xml:space="preserve">великий владыка -&gt; великому владыке -&gt; великого владыки</w:t>
      </w:r>
      <w:r w:rsidDel="00000000" w:rsidR="00000000" w:rsidRPr="00000000">
        <w:rPr>
          <w:rFonts w:ascii="Times New Roman" w:cs="Times New Roman" w:eastAsia="Times New Roman" w:hAnsi="Times New Roman"/>
          <w:sz w:val="24"/>
          <w:szCs w:val="24"/>
          <w:rtl w:val="0"/>
        </w:rPr>
        <w:t xml:space="preserve"> и т. д.); 2) </w:t>
      </w:r>
      <w:r w:rsidDel="00000000" w:rsidR="00000000" w:rsidRPr="00000000">
        <w:rPr>
          <w:rFonts w:ascii="Times New Roman" w:cs="Times New Roman" w:eastAsia="Times New Roman" w:hAnsi="Times New Roman"/>
          <w:i w:val="1"/>
          <w:sz w:val="24"/>
          <w:szCs w:val="24"/>
          <w:rtl w:val="0"/>
        </w:rPr>
        <w:t xml:space="preserve">управление</w:t>
      </w:r>
      <w:r w:rsidDel="00000000" w:rsidR="00000000" w:rsidRPr="00000000">
        <w:rPr>
          <w:rFonts w:ascii="Times New Roman" w:cs="Times New Roman" w:eastAsia="Times New Roman" w:hAnsi="Times New Roman"/>
          <w:sz w:val="24"/>
          <w:szCs w:val="24"/>
          <w:rtl w:val="0"/>
        </w:rPr>
        <w:t xml:space="preserve"> - зависимое слово (или группа слов) всегда стоит в косвенном падеже (</w:t>
      </w:r>
      <w:r w:rsidDel="00000000" w:rsidR="00000000" w:rsidRPr="00000000">
        <w:rPr>
          <w:rFonts w:ascii="Times New Roman" w:cs="Times New Roman" w:eastAsia="Times New Roman" w:hAnsi="Times New Roman"/>
          <w:i w:val="1"/>
          <w:sz w:val="24"/>
          <w:szCs w:val="24"/>
          <w:rtl w:val="0"/>
        </w:rPr>
        <w:t xml:space="preserve">шествующий по небу, старший брат Гады, несущий знак, не из чрева рожденный </w:t>
      </w:r>
      <w:r w:rsidDel="00000000" w:rsidR="00000000" w:rsidRPr="00000000">
        <w:rPr>
          <w:rFonts w:ascii="Times New Roman" w:cs="Times New Roman" w:eastAsia="Times New Roman" w:hAnsi="Times New Roman"/>
          <w:sz w:val="24"/>
          <w:szCs w:val="24"/>
          <w:rtl w:val="0"/>
        </w:rPr>
        <w:t xml:space="preserve">и т. д.). При связи первого типа оба слова, образующие словосочетание, склоняются одинаково, при связи второго типа склоняется только главное слово, а зависимое остается в изначальном падеже. В связи с этим, выделенные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русские словосочетания были вручную разбиты на </w:t>
      </w:r>
      <w:r w:rsidDel="00000000" w:rsidR="00000000" w:rsidRPr="00000000">
        <w:rPr>
          <w:rFonts w:ascii="Times New Roman" w:cs="Times New Roman" w:eastAsia="Times New Roman" w:hAnsi="Times New Roman"/>
          <w:sz w:val="24"/>
          <w:szCs w:val="24"/>
          <w:rtl w:val="0"/>
        </w:rPr>
        <w:t xml:space="preserve">две группы</w:t>
      </w:r>
      <w:r w:rsidDel="00000000" w:rsidR="00000000" w:rsidRPr="00000000">
        <w:rPr>
          <w:rFonts w:ascii="Times New Roman" w:cs="Times New Roman" w:eastAsia="Times New Roman" w:hAnsi="Times New Roman"/>
          <w:sz w:val="24"/>
          <w:szCs w:val="24"/>
          <w:rtl w:val="0"/>
        </w:rPr>
        <w:t xml:space="preserve"> размеров в 24 и 8 словосочетаний, в зависимости от типа связи, и обработаны </w:t>
      </w:r>
      <w:r w:rsidDel="00000000" w:rsidR="00000000" w:rsidRPr="00000000">
        <w:rPr>
          <w:rFonts w:ascii="Times New Roman" w:cs="Times New Roman" w:eastAsia="Times New Roman" w:hAnsi="Times New Roman"/>
          <w:i w:val="1"/>
          <w:sz w:val="24"/>
          <w:szCs w:val="24"/>
          <w:rtl w:val="0"/>
        </w:rPr>
        <w:t xml:space="preserve">pymorphy2</w:t>
      </w:r>
      <w:r w:rsidDel="00000000" w:rsidR="00000000" w:rsidRPr="00000000">
        <w:rPr>
          <w:rFonts w:ascii="Times New Roman" w:cs="Times New Roman" w:eastAsia="Times New Roman" w:hAnsi="Times New Roman"/>
          <w:sz w:val="24"/>
          <w:szCs w:val="24"/>
          <w:rtl w:val="0"/>
        </w:rPr>
        <w:t xml:space="preserve">. Так, к примеру, для словосочетания</w:t>
      </w:r>
      <w:r w:rsidDel="00000000" w:rsidR="00000000" w:rsidRPr="00000000">
        <w:rPr>
          <w:rFonts w:ascii="Times New Roman" w:cs="Times New Roman" w:eastAsia="Times New Roman" w:hAnsi="Times New Roman"/>
          <w:i w:val="1"/>
          <w:sz w:val="24"/>
          <w:szCs w:val="24"/>
          <w:rtl w:val="0"/>
        </w:rPr>
        <w:t xml:space="preserve"> поминальная жертва</w:t>
      </w:r>
      <w:r w:rsidDel="00000000" w:rsidR="00000000" w:rsidRPr="00000000">
        <w:rPr>
          <w:rFonts w:ascii="Times New Roman" w:cs="Times New Roman" w:eastAsia="Times New Roman" w:hAnsi="Times New Roman"/>
          <w:sz w:val="24"/>
          <w:szCs w:val="24"/>
          <w:rtl w:val="0"/>
        </w:rPr>
        <w:t xml:space="preserve"> были получены другие его формы, в числе которых </w:t>
      </w:r>
      <w:r w:rsidDel="00000000" w:rsidR="00000000" w:rsidRPr="00000000">
        <w:rPr>
          <w:rFonts w:ascii="Times New Roman" w:cs="Times New Roman" w:eastAsia="Times New Roman" w:hAnsi="Times New Roman"/>
          <w:i w:val="1"/>
          <w:sz w:val="24"/>
          <w:szCs w:val="24"/>
          <w:rtl w:val="0"/>
        </w:rPr>
        <w:t xml:space="preserve">поминальной жертвы, поминальной жертве, поминальной жертвой</w:t>
      </w:r>
      <w:r w:rsidDel="00000000" w:rsidR="00000000" w:rsidRPr="00000000">
        <w:rPr>
          <w:rFonts w:ascii="Times New Roman" w:cs="Times New Roman" w:eastAsia="Times New Roman" w:hAnsi="Times New Roman"/>
          <w:sz w:val="24"/>
          <w:szCs w:val="24"/>
          <w:rtl w:val="0"/>
        </w:rPr>
        <w:t xml:space="preserve"> и т. д. А для словосочетания </w:t>
      </w:r>
      <w:r w:rsidDel="00000000" w:rsidR="00000000" w:rsidRPr="00000000">
        <w:rPr>
          <w:rFonts w:ascii="Times New Roman" w:cs="Times New Roman" w:eastAsia="Times New Roman" w:hAnsi="Times New Roman"/>
          <w:i w:val="1"/>
          <w:sz w:val="24"/>
          <w:szCs w:val="24"/>
          <w:rtl w:val="0"/>
        </w:rPr>
        <w:t xml:space="preserve">смущающий душу</w:t>
      </w:r>
      <w:r w:rsidDel="00000000" w:rsidR="00000000" w:rsidRPr="00000000">
        <w:rPr>
          <w:rFonts w:ascii="Times New Roman" w:cs="Times New Roman" w:eastAsia="Times New Roman" w:hAnsi="Times New Roman"/>
          <w:sz w:val="24"/>
          <w:szCs w:val="24"/>
          <w:rtl w:val="0"/>
        </w:rPr>
        <w:t xml:space="preserve"> были сгенерированы </w:t>
      </w:r>
      <w:r w:rsidDel="00000000" w:rsidR="00000000" w:rsidRPr="00000000">
        <w:rPr>
          <w:rFonts w:ascii="Times New Roman" w:cs="Times New Roman" w:eastAsia="Times New Roman" w:hAnsi="Times New Roman"/>
          <w:i w:val="1"/>
          <w:sz w:val="24"/>
          <w:szCs w:val="24"/>
          <w:rtl w:val="0"/>
        </w:rPr>
        <w:t xml:space="preserve">смущающего душу, смущающих душу, смущающем душу </w:t>
      </w:r>
      <w:r w:rsidDel="00000000" w:rsidR="00000000" w:rsidRPr="00000000">
        <w:rPr>
          <w:rFonts w:ascii="Times New Roman" w:cs="Times New Roman" w:eastAsia="Times New Roman" w:hAnsi="Times New Roman"/>
          <w:sz w:val="24"/>
          <w:szCs w:val="24"/>
          <w:rtl w:val="0"/>
        </w:rPr>
        <w:t xml:space="preserve"> и т. д.</w:t>
      </w:r>
    </w:p>
    <w:p w:rsidR="00000000" w:rsidDel="00000000" w:rsidP="00000000" w:rsidRDefault="00000000" w:rsidRPr="00000000" w14:paraId="000000D8">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все русские слова и словосочетания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а также их сгенерированные формы во всех числах и падежах, в последующих запусках программы искались в тексте, и при обнаружении вхождения проверялось, есть ли данная единица в словарях рубрик-фраз или рубрик с пояснениями и, если есть, то найденная единица заменялась на соответствующую строку из словарей перед сохранением в автоматический указатель. Так, если в тексте обнаруживалось словосочетание </w:t>
      </w:r>
      <w:r w:rsidDel="00000000" w:rsidR="00000000" w:rsidRPr="00000000">
        <w:rPr>
          <w:rFonts w:ascii="Times New Roman" w:cs="Times New Roman" w:eastAsia="Times New Roman" w:hAnsi="Times New Roman"/>
          <w:i w:val="1"/>
          <w:sz w:val="24"/>
          <w:szCs w:val="24"/>
          <w:rtl w:val="0"/>
        </w:rPr>
        <w:t xml:space="preserve">тридцать богов </w:t>
      </w:r>
      <w:r w:rsidDel="00000000" w:rsidR="00000000" w:rsidRPr="00000000">
        <w:rPr>
          <w:rFonts w:ascii="Times New Roman" w:cs="Times New Roman" w:eastAsia="Times New Roman" w:hAnsi="Times New Roman"/>
          <w:sz w:val="24"/>
          <w:szCs w:val="24"/>
          <w:rtl w:val="0"/>
        </w:rPr>
        <w:t xml:space="preserve">(в любом падеже), оно сохранялось в автоматический указатель как </w:t>
      </w:r>
      <w:r w:rsidDel="00000000" w:rsidR="00000000" w:rsidRPr="00000000">
        <w:rPr>
          <w:rFonts w:ascii="Times New Roman" w:cs="Times New Roman" w:eastAsia="Times New Roman" w:hAnsi="Times New Roman"/>
          <w:i w:val="1"/>
          <w:sz w:val="24"/>
          <w:szCs w:val="24"/>
          <w:rtl w:val="0"/>
        </w:rPr>
        <w:t xml:space="preserve">тридцать (тридесять) (богов)</w:t>
      </w:r>
      <w:r w:rsidDel="00000000" w:rsidR="00000000" w:rsidRPr="00000000">
        <w:rPr>
          <w:rFonts w:ascii="Times New Roman" w:cs="Times New Roman" w:eastAsia="Times New Roman" w:hAnsi="Times New Roman"/>
          <w:sz w:val="24"/>
          <w:szCs w:val="24"/>
          <w:rtl w:val="0"/>
        </w:rPr>
        <w:t xml:space="preserve">, потому что именно так выглядит эта строка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указателе. То же самое происходило и с извлеченными из текста санскритизмами, а точнее, их леммами: если в тексте обнаруживался санскритизм </w:t>
      </w:r>
      <w:r w:rsidDel="00000000" w:rsidR="00000000" w:rsidRPr="00000000">
        <w:rPr>
          <w:rFonts w:ascii="Times New Roman" w:cs="Times New Roman" w:eastAsia="Times New Roman" w:hAnsi="Times New Roman"/>
          <w:i w:val="1"/>
          <w:sz w:val="24"/>
          <w:szCs w:val="24"/>
          <w:rtl w:val="0"/>
        </w:rPr>
        <w:t xml:space="preserve">баньян</w:t>
      </w:r>
      <w:r w:rsidDel="00000000" w:rsidR="00000000" w:rsidRPr="00000000">
        <w:rPr>
          <w:rFonts w:ascii="Times New Roman" w:cs="Times New Roman" w:eastAsia="Times New Roman" w:hAnsi="Times New Roman"/>
          <w:sz w:val="24"/>
          <w:szCs w:val="24"/>
          <w:rtl w:val="0"/>
        </w:rPr>
        <w:t xml:space="preserve">, то в указатель он сохранялся в качестве дополненной строки </w:t>
      </w:r>
      <w:r w:rsidDel="00000000" w:rsidR="00000000" w:rsidRPr="00000000">
        <w:rPr>
          <w:rFonts w:ascii="Times New Roman" w:cs="Times New Roman" w:eastAsia="Times New Roman" w:hAnsi="Times New Roman"/>
          <w:i w:val="1"/>
          <w:sz w:val="24"/>
          <w:szCs w:val="24"/>
          <w:rtl w:val="0"/>
        </w:rPr>
        <w:t xml:space="preserve">баньян см. вата.</w:t>
      </w:r>
      <w:r w:rsidDel="00000000" w:rsidR="00000000" w:rsidRPr="00000000">
        <w:rPr>
          <w:rFonts w:ascii="Times New Roman" w:cs="Times New Roman" w:eastAsia="Times New Roman" w:hAnsi="Times New Roman"/>
          <w:sz w:val="24"/>
          <w:szCs w:val="24"/>
          <w:rtl w:val="0"/>
        </w:rPr>
        <w:t xml:space="preserve"> Подобные рубрики (состоящие из санскритизма и какой-либо добавочной информации к нему) так же, как и рубрики с русскими словами, составили значительную часть из тех 825 недостающих в автоматическом указателе рубрик по сравнению с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ым.</w:t>
      </w:r>
    </w:p>
    <w:p w:rsidR="00000000" w:rsidDel="00000000" w:rsidP="00000000" w:rsidRDefault="00000000" w:rsidRPr="00000000" w14:paraId="000000D9">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доработки использующихся  файлов и алгоритма программы тот же текст (3-й том Махабхараты) был снова обработан. В автоматический указатель новой версии вошло уже 2579 рубрик, 1794 из которых совпадали с рубриками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785 строк отсутствуют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ом указателе, а 33 рубрики, наоборот, отсутствуют в автоматическом. Стоит заметить, что в первой </w:t>
      </w:r>
      <w:r w:rsidDel="00000000" w:rsidR="00000000" w:rsidRPr="00000000">
        <w:rPr>
          <w:rFonts w:ascii="Times New Roman" w:cs="Times New Roman" w:eastAsia="Times New Roman" w:hAnsi="Times New Roman"/>
          <w:sz w:val="24"/>
          <w:szCs w:val="24"/>
          <w:rtl w:val="0"/>
        </w:rPr>
        <w:t xml:space="preserve">версии</w:t>
      </w:r>
      <w:r w:rsidDel="00000000" w:rsidR="00000000" w:rsidRPr="00000000">
        <w:rPr>
          <w:rFonts w:ascii="Times New Roman" w:cs="Times New Roman" w:eastAsia="Times New Roman" w:hAnsi="Times New Roman"/>
          <w:sz w:val="24"/>
          <w:szCs w:val="24"/>
          <w:rtl w:val="0"/>
        </w:rPr>
        <w:t xml:space="preserve"> автоматического указателя (см. выше </w:t>
      </w:r>
      <w:r w:rsidDel="00000000" w:rsidR="00000000" w:rsidRPr="00000000">
        <w:rPr>
          <w:rFonts w:ascii="Times New Roman" w:cs="Times New Roman" w:eastAsia="Times New Roman" w:hAnsi="Times New Roman"/>
          <w:i w:val="1"/>
          <w:sz w:val="24"/>
          <w:szCs w:val="24"/>
          <w:rtl w:val="0"/>
        </w:rPr>
        <w:t xml:space="preserve">первый вариант</w:t>
      </w:r>
      <w:r w:rsidDel="00000000" w:rsidR="00000000" w:rsidRPr="00000000">
        <w:rPr>
          <w:rFonts w:ascii="Times New Roman" w:cs="Times New Roman" w:eastAsia="Times New Roman" w:hAnsi="Times New Roman"/>
          <w:sz w:val="24"/>
          <w:szCs w:val="24"/>
          <w:rtl w:val="0"/>
        </w:rPr>
        <w:t xml:space="preserve">) недоставало 825 рубрик, то есть,  их количество сократилось в 25 раз благодаря вышеописанным дополнениям алгоритма, а </w:t>
      </w:r>
      <w:r w:rsidDel="00000000" w:rsidR="00000000" w:rsidRPr="00000000">
        <w:rPr>
          <w:rFonts w:ascii="Times New Roman" w:cs="Times New Roman" w:eastAsia="Times New Roman" w:hAnsi="Times New Roman"/>
          <w:sz w:val="24"/>
          <w:szCs w:val="24"/>
          <w:rtl w:val="0"/>
        </w:rPr>
        <w:t xml:space="preserve">именно</w:t>
      </w:r>
      <w:r w:rsidDel="00000000" w:rsidR="00000000" w:rsidRPr="00000000">
        <w:rPr>
          <w:rFonts w:ascii="Times New Roman" w:cs="Times New Roman" w:eastAsia="Times New Roman" w:hAnsi="Times New Roman"/>
          <w:sz w:val="24"/>
          <w:szCs w:val="24"/>
          <w:rtl w:val="0"/>
        </w:rPr>
        <w:t xml:space="preserve">  включение в автоматический указатель рубрик, содержащих исконно русскую лексику, а также рубрик с пояснениями.</w:t>
      </w:r>
    </w:p>
    <w:p w:rsidR="00000000" w:rsidDel="00000000" w:rsidP="00000000" w:rsidRDefault="00000000" w:rsidRPr="00000000" w14:paraId="000000DA">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автоматический указатель включил в себя </w:t>
      </w:r>
      <w:r w:rsidDel="00000000" w:rsidR="00000000" w:rsidRPr="00000000">
        <w:rPr>
          <w:rFonts w:ascii="Times New Roman" w:cs="Times New Roman" w:eastAsia="Times New Roman" w:hAnsi="Times New Roman"/>
          <w:sz w:val="24"/>
          <w:szCs w:val="24"/>
          <w:rtl w:val="0"/>
        </w:rPr>
        <w:t xml:space="preserve">практически все</w:t>
      </w:r>
      <w:r w:rsidDel="00000000" w:rsidR="00000000" w:rsidRPr="00000000">
        <w:rPr>
          <w:rFonts w:ascii="Times New Roman" w:cs="Times New Roman" w:eastAsia="Times New Roman" w:hAnsi="Times New Roman"/>
          <w:sz w:val="24"/>
          <w:szCs w:val="24"/>
          <w:rtl w:val="0"/>
        </w:rPr>
        <w:t xml:space="preserve"> рубрики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(98% рубрик - за исключением 33 штук), а также 785 рубрик, отсутствующих в последнем, что составляет 30% от всех рубрик автоматического указателя. Некоторые из новых 785 рубрик являются санскритизмами, которые не были включены в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ый указатель его </w:t>
      </w:r>
      <w:r w:rsidDel="00000000" w:rsidR="00000000" w:rsidRPr="00000000">
        <w:rPr>
          <w:rFonts w:ascii="Times New Roman" w:cs="Times New Roman" w:eastAsia="Times New Roman" w:hAnsi="Times New Roman"/>
          <w:sz w:val="24"/>
          <w:szCs w:val="24"/>
          <w:rtl w:val="0"/>
        </w:rPr>
        <w:t xml:space="preserve">составителем</w:t>
      </w:r>
      <w:r w:rsidDel="00000000" w:rsidR="00000000" w:rsidRPr="00000000">
        <w:rPr>
          <w:rFonts w:ascii="Times New Roman" w:cs="Times New Roman" w:eastAsia="Times New Roman" w:hAnsi="Times New Roman"/>
          <w:sz w:val="24"/>
          <w:szCs w:val="24"/>
          <w:rtl w:val="0"/>
        </w:rPr>
        <w:t xml:space="preserve"> (С. Л. Невелева), но в большинстве случаев это множественные варианты лемм для одной словоформы. К примеру, для имени </w:t>
      </w:r>
      <w:r w:rsidDel="00000000" w:rsidR="00000000" w:rsidRPr="00000000">
        <w:rPr>
          <w:rFonts w:ascii="Times New Roman" w:cs="Times New Roman" w:eastAsia="Times New Roman" w:hAnsi="Times New Roman"/>
          <w:i w:val="1"/>
          <w:sz w:val="24"/>
          <w:szCs w:val="24"/>
          <w:rtl w:val="0"/>
        </w:rPr>
        <w:t xml:space="preserve">ариштанема </w:t>
      </w:r>
      <w:r w:rsidDel="00000000" w:rsidR="00000000" w:rsidRPr="00000000">
        <w:rPr>
          <w:rFonts w:ascii="Times New Roman" w:cs="Times New Roman" w:eastAsia="Times New Roman" w:hAnsi="Times New Roman"/>
          <w:sz w:val="24"/>
          <w:szCs w:val="24"/>
          <w:rtl w:val="0"/>
        </w:rPr>
        <w:t xml:space="preserve">программой были предложены варианты лемм </w:t>
      </w:r>
      <w:r w:rsidDel="00000000" w:rsidR="00000000" w:rsidRPr="00000000">
        <w:rPr>
          <w:rFonts w:ascii="Times New Roman" w:cs="Times New Roman" w:eastAsia="Times New Roman" w:hAnsi="Times New Roman"/>
          <w:i w:val="1"/>
          <w:sz w:val="24"/>
          <w:szCs w:val="24"/>
          <w:rtl w:val="0"/>
        </w:rPr>
        <w:t xml:space="preserve">ариштанема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ариштанеми</w:t>
      </w:r>
      <w:r w:rsidDel="00000000" w:rsidR="00000000" w:rsidRPr="00000000">
        <w:rPr>
          <w:rFonts w:ascii="Times New Roman" w:cs="Times New Roman" w:eastAsia="Times New Roman" w:hAnsi="Times New Roman"/>
          <w:sz w:val="24"/>
          <w:szCs w:val="24"/>
          <w:rtl w:val="0"/>
        </w:rPr>
        <w:t xml:space="preserve">, для санскритизма </w:t>
      </w:r>
      <w:r w:rsidDel="00000000" w:rsidR="00000000" w:rsidRPr="00000000">
        <w:rPr>
          <w:rFonts w:ascii="Times New Roman" w:cs="Times New Roman" w:eastAsia="Times New Roman" w:hAnsi="Times New Roman"/>
          <w:i w:val="1"/>
          <w:sz w:val="24"/>
          <w:szCs w:val="24"/>
          <w:rtl w:val="0"/>
        </w:rPr>
        <w:t xml:space="preserve">бхану</w:t>
      </w:r>
      <w:r w:rsidDel="00000000" w:rsidR="00000000" w:rsidRPr="00000000">
        <w:rPr>
          <w:rFonts w:ascii="Times New Roman" w:cs="Times New Roman" w:eastAsia="Times New Roman" w:hAnsi="Times New Roman"/>
          <w:sz w:val="24"/>
          <w:szCs w:val="24"/>
          <w:rtl w:val="0"/>
        </w:rPr>
        <w:t xml:space="preserve"> - леммы </w:t>
      </w:r>
      <w:r w:rsidDel="00000000" w:rsidR="00000000" w:rsidRPr="00000000">
        <w:rPr>
          <w:rFonts w:ascii="Times New Roman" w:cs="Times New Roman" w:eastAsia="Times New Roman" w:hAnsi="Times New Roman"/>
          <w:i w:val="1"/>
          <w:sz w:val="24"/>
          <w:szCs w:val="24"/>
          <w:rtl w:val="0"/>
        </w:rPr>
        <w:t xml:space="preserve">бхана </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бхану</w:t>
      </w:r>
      <w:r w:rsidDel="00000000" w:rsidR="00000000" w:rsidRPr="00000000">
        <w:rPr>
          <w:rFonts w:ascii="Times New Roman" w:cs="Times New Roman" w:eastAsia="Times New Roman" w:hAnsi="Times New Roman"/>
          <w:sz w:val="24"/>
          <w:szCs w:val="24"/>
          <w:rtl w:val="0"/>
        </w:rPr>
        <w:t xml:space="preserve">. Наличие нескольких вариантов лемм для некоторых слов объясняется тем, что суть работы стеммера состоит в механическом отсечении окончания анализируемого слова и поиске подходящей для него леммы, у которой та же основа. То есть, имея в тексте словоформу </w:t>
      </w:r>
      <w:r w:rsidDel="00000000" w:rsidR="00000000" w:rsidRPr="00000000">
        <w:rPr>
          <w:rFonts w:ascii="Times New Roman" w:cs="Times New Roman" w:eastAsia="Times New Roman" w:hAnsi="Times New Roman"/>
          <w:i w:val="1"/>
          <w:sz w:val="24"/>
          <w:szCs w:val="24"/>
          <w:rtl w:val="0"/>
        </w:rPr>
        <w:t xml:space="preserve">пундары</w:t>
      </w:r>
      <w:r w:rsidDel="00000000" w:rsidR="00000000" w:rsidRPr="00000000">
        <w:rPr>
          <w:rFonts w:ascii="Times New Roman" w:cs="Times New Roman" w:eastAsia="Times New Roman" w:hAnsi="Times New Roman"/>
          <w:sz w:val="24"/>
          <w:szCs w:val="24"/>
          <w:rtl w:val="0"/>
        </w:rPr>
        <w:t xml:space="preserve">, анализатор не может точно указать, какая из лемм </w:t>
      </w:r>
      <w:r w:rsidDel="00000000" w:rsidR="00000000" w:rsidRPr="00000000">
        <w:rPr>
          <w:rFonts w:ascii="Times New Roman" w:cs="Times New Roman" w:eastAsia="Times New Roman" w:hAnsi="Times New Roman"/>
          <w:i w:val="1"/>
          <w:sz w:val="24"/>
          <w:szCs w:val="24"/>
          <w:rtl w:val="0"/>
        </w:rPr>
        <w:t xml:space="preserve">пундара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пундари</w:t>
      </w:r>
      <w:r w:rsidDel="00000000" w:rsidR="00000000" w:rsidRPr="00000000">
        <w:rPr>
          <w:rFonts w:ascii="Times New Roman" w:cs="Times New Roman" w:eastAsia="Times New Roman" w:hAnsi="Times New Roman"/>
          <w:sz w:val="24"/>
          <w:szCs w:val="24"/>
          <w:rtl w:val="0"/>
        </w:rPr>
        <w:t xml:space="preserve"> является верной, поэтому сохраняет оба </w:t>
      </w:r>
      <w:r w:rsidDel="00000000" w:rsidR="00000000" w:rsidRPr="00000000">
        <w:rPr>
          <w:rFonts w:ascii="Times New Roman" w:cs="Times New Roman" w:eastAsia="Times New Roman" w:hAnsi="Times New Roman"/>
          <w:sz w:val="24"/>
          <w:szCs w:val="24"/>
          <w:rtl w:val="0"/>
        </w:rPr>
        <w:t xml:space="preserve">варианта</w:t>
      </w:r>
      <w:r w:rsidDel="00000000" w:rsidR="00000000" w:rsidRPr="00000000">
        <w:rPr>
          <w:rFonts w:ascii="Times New Roman" w:cs="Times New Roman" w:eastAsia="Times New Roman" w:hAnsi="Times New Roman"/>
          <w:sz w:val="24"/>
          <w:szCs w:val="24"/>
          <w:rtl w:val="0"/>
        </w:rPr>
        <w:t xml:space="preserve">.  Также были обнаружены некоторые имена, не входящие в список Серенсена и список санскритских слов по причине различий в орфографии: </w:t>
      </w:r>
      <w:r w:rsidDel="00000000" w:rsidR="00000000" w:rsidRPr="00000000">
        <w:rPr>
          <w:rFonts w:ascii="Times New Roman" w:cs="Times New Roman" w:eastAsia="Times New Roman" w:hAnsi="Times New Roman"/>
          <w:i w:val="1"/>
          <w:sz w:val="24"/>
          <w:szCs w:val="24"/>
          <w:rtl w:val="0"/>
        </w:rPr>
        <w:t xml:space="preserve">Душала</w:t>
      </w:r>
      <w:r w:rsidDel="00000000" w:rsidR="00000000" w:rsidRPr="00000000">
        <w:rPr>
          <w:rFonts w:ascii="Times New Roman" w:cs="Times New Roman" w:eastAsia="Times New Roman" w:hAnsi="Times New Roman"/>
          <w:sz w:val="24"/>
          <w:szCs w:val="24"/>
          <w:rtl w:val="0"/>
        </w:rPr>
        <w:t xml:space="preserve"> в списке - </w:t>
      </w:r>
      <w:r w:rsidDel="00000000" w:rsidR="00000000" w:rsidRPr="00000000">
        <w:rPr>
          <w:rFonts w:ascii="Times New Roman" w:cs="Times New Roman" w:eastAsia="Times New Roman" w:hAnsi="Times New Roman"/>
          <w:i w:val="1"/>
          <w:sz w:val="24"/>
          <w:szCs w:val="24"/>
          <w:rtl w:val="0"/>
        </w:rPr>
        <w:t xml:space="preserve">Духшала</w:t>
      </w:r>
      <w:r w:rsidDel="00000000" w:rsidR="00000000" w:rsidRPr="00000000">
        <w:rPr>
          <w:rFonts w:ascii="Times New Roman" w:cs="Times New Roman" w:eastAsia="Times New Roman" w:hAnsi="Times New Roman"/>
          <w:sz w:val="24"/>
          <w:szCs w:val="24"/>
          <w:rtl w:val="0"/>
        </w:rPr>
        <w:t xml:space="preserve"> в тексте; </w:t>
      </w:r>
      <w:r w:rsidDel="00000000" w:rsidR="00000000" w:rsidRPr="00000000">
        <w:rPr>
          <w:rFonts w:ascii="Times New Roman" w:cs="Times New Roman" w:eastAsia="Times New Roman" w:hAnsi="Times New Roman"/>
          <w:i w:val="1"/>
          <w:sz w:val="24"/>
          <w:szCs w:val="24"/>
          <w:rtl w:val="0"/>
        </w:rPr>
        <w:t xml:space="preserve">Дхритараштра</w:t>
      </w:r>
      <w:r w:rsidDel="00000000" w:rsidR="00000000" w:rsidRPr="00000000">
        <w:rPr>
          <w:rFonts w:ascii="Times New Roman" w:cs="Times New Roman" w:eastAsia="Times New Roman" w:hAnsi="Times New Roman"/>
          <w:sz w:val="24"/>
          <w:szCs w:val="24"/>
          <w:rtl w:val="0"/>
        </w:rPr>
        <w:t xml:space="preserve"> в списке - </w:t>
      </w:r>
      <w:r w:rsidDel="00000000" w:rsidR="00000000" w:rsidRPr="00000000">
        <w:rPr>
          <w:rFonts w:ascii="Times New Roman" w:cs="Times New Roman" w:eastAsia="Times New Roman" w:hAnsi="Times New Roman"/>
          <w:i w:val="1"/>
          <w:sz w:val="24"/>
          <w:szCs w:val="24"/>
          <w:rtl w:val="0"/>
        </w:rPr>
        <w:t xml:space="preserve">Дритараштра </w:t>
      </w:r>
      <w:r w:rsidDel="00000000" w:rsidR="00000000" w:rsidRPr="00000000">
        <w:rPr>
          <w:rFonts w:ascii="Times New Roman" w:cs="Times New Roman" w:eastAsia="Times New Roman" w:hAnsi="Times New Roman"/>
          <w:sz w:val="24"/>
          <w:szCs w:val="24"/>
          <w:rtl w:val="0"/>
        </w:rPr>
        <w:t xml:space="preserve">в тексте; </w:t>
      </w:r>
      <w:r w:rsidDel="00000000" w:rsidR="00000000" w:rsidRPr="00000000">
        <w:rPr>
          <w:rFonts w:ascii="Times New Roman" w:cs="Times New Roman" w:eastAsia="Times New Roman" w:hAnsi="Times New Roman"/>
          <w:i w:val="1"/>
          <w:sz w:val="24"/>
          <w:szCs w:val="24"/>
          <w:rtl w:val="0"/>
        </w:rPr>
        <w:t xml:space="preserve">Душасана</w:t>
      </w:r>
      <w:r w:rsidDel="00000000" w:rsidR="00000000" w:rsidRPr="00000000">
        <w:rPr>
          <w:rFonts w:ascii="Times New Roman" w:cs="Times New Roman" w:eastAsia="Times New Roman" w:hAnsi="Times New Roman"/>
          <w:sz w:val="24"/>
          <w:szCs w:val="24"/>
          <w:rtl w:val="0"/>
        </w:rPr>
        <w:t xml:space="preserve"> в списке - </w:t>
      </w:r>
      <w:r w:rsidDel="00000000" w:rsidR="00000000" w:rsidRPr="00000000">
        <w:rPr>
          <w:rFonts w:ascii="Times New Roman" w:cs="Times New Roman" w:eastAsia="Times New Roman" w:hAnsi="Times New Roman"/>
          <w:i w:val="1"/>
          <w:sz w:val="24"/>
          <w:szCs w:val="24"/>
          <w:rtl w:val="0"/>
        </w:rPr>
        <w:t xml:space="preserve">Духшасана</w:t>
      </w:r>
      <w:r w:rsidDel="00000000" w:rsidR="00000000" w:rsidRPr="00000000">
        <w:rPr>
          <w:rFonts w:ascii="Times New Roman" w:cs="Times New Roman" w:eastAsia="Times New Roman" w:hAnsi="Times New Roman"/>
          <w:sz w:val="24"/>
          <w:szCs w:val="24"/>
          <w:rtl w:val="0"/>
        </w:rPr>
        <w:t xml:space="preserve"> в тексте.</w:t>
      </w:r>
      <w:r w:rsidDel="00000000" w:rsidR="00000000" w:rsidRPr="00000000">
        <w:rPr>
          <w:rtl w:val="0"/>
        </w:rPr>
      </w:r>
    </w:p>
    <w:p w:rsidR="00000000" w:rsidDel="00000000" w:rsidP="00000000" w:rsidRDefault="00000000" w:rsidRPr="00000000" w14:paraId="000000DB">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также, что при создании первой версии автоматического указателя по ошибке анализу подвергался только перевод эпоса, в последнюю же версию указателя вошли также имена из приложений, включая комментарии к тексту, то есть обрабатывался текст книги целиком. Поэтому количество новых рубрик несколько увеличилось, что, в первую очередь, связано с тем, что теперь идентифицируется большее количество имен в тексте, а соответственно, генерируется больше лемм и их вариантов. </w:t>
      </w:r>
    </w:p>
    <w:p w:rsidR="00000000" w:rsidDel="00000000" w:rsidP="00000000" w:rsidRDefault="00000000" w:rsidRPr="00000000" w14:paraId="000000DC">
      <w:pPr>
        <w:spacing w:before="200" w:line="360" w:lineRule="auto"/>
        <w:ind w:left="0" w:firstLine="0"/>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Решение вопроса выбора леммы из предлагаемых программой вариантов и, как следствие, сокращение 785 рубрик будет рассмотрено в следующей главе.</w:t>
      </w:r>
      <w:r w:rsidDel="00000000" w:rsidR="00000000" w:rsidRPr="00000000">
        <w:rPr>
          <w:rtl w:val="0"/>
        </w:rPr>
      </w:r>
    </w:p>
    <w:p w:rsidR="00000000" w:rsidDel="00000000" w:rsidP="00000000" w:rsidRDefault="00000000" w:rsidRPr="00000000" w14:paraId="000000DD">
      <w:pPr>
        <w:spacing w:before="200"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color w:val="4a86e8"/>
          <w:sz w:val="24"/>
          <w:szCs w:val="24"/>
          <w:rtl w:val="0"/>
        </w:rPr>
        <w:tab/>
      </w:r>
      <w:r w:rsidDel="00000000" w:rsidR="00000000" w:rsidRPr="00000000">
        <w:rPr>
          <w:rFonts w:ascii="Times New Roman" w:cs="Times New Roman" w:eastAsia="Times New Roman" w:hAnsi="Times New Roman"/>
          <w:i w:val="1"/>
          <w:sz w:val="24"/>
          <w:szCs w:val="24"/>
          <w:rtl w:val="0"/>
        </w:rPr>
        <w:t xml:space="preserve">3.3.3 Тестирование стеммера на тексте 3-го тома Рамаяны</w:t>
      </w:r>
    </w:p>
    <w:p w:rsidR="00000000" w:rsidDel="00000000" w:rsidP="00000000" w:rsidRDefault="00000000" w:rsidRPr="00000000" w14:paraId="000000DE">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достижения </w:t>
      </w:r>
      <w:r w:rsidDel="00000000" w:rsidR="00000000" w:rsidRPr="00000000">
        <w:rPr>
          <w:rFonts w:ascii="Times New Roman" w:cs="Times New Roman" w:eastAsia="Times New Roman" w:hAnsi="Times New Roman"/>
          <w:sz w:val="24"/>
          <w:szCs w:val="24"/>
          <w:rtl w:val="0"/>
        </w:rPr>
        <w:t xml:space="preserve">достаточной</w:t>
      </w:r>
      <w:r w:rsidDel="00000000" w:rsidR="00000000" w:rsidRPr="00000000">
        <w:rPr>
          <w:rFonts w:ascii="Times New Roman" w:cs="Times New Roman" w:eastAsia="Times New Roman" w:hAnsi="Times New Roman"/>
          <w:sz w:val="24"/>
          <w:szCs w:val="24"/>
          <w:rtl w:val="0"/>
        </w:rPr>
        <w:t xml:space="preserve"> точности </w:t>
      </w:r>
      <w:r w:rsidDel="00000000" w:rsidR="00000000" w:rsidRPr="00000000">
        <w:rPr>
          <w:rFonts w:ascii="Times New Roman" w:cs="Times New Roman" w:eastAsia="Times New Roman" w:hAnsi="Times New Roman"/>
          <w:sz w:val="24"/>
          <w:szCs w:val="24"/>
          <w:rtl w:val="0"/>
        </w:rPr>
        <w:t xml:space="preserve">санскритского стеммера</w:t>
      </w:r>
      <w:r w:rsidDel="00000000" w:rsidR="00000000" w:rsidRPr="00000000">
        <w:rPr>
          <w:rFonts w:ascii="Times New Roman" w:cs="Times New Roman" w:eastAsia="Times New Roman" w:hAnsi="Times New Roman"/>
          <w:sz w:val="24"/>
          <w:szCs w:val="24"/>
          <w:rtl w:val="0"/>
        </w:rPr>
        <w:t xml:space="preserve"> (см. финальную версию в предыдущем пункте 3.3.2) - 98% в обнаружении санскритских именованных сущностей и 70% в лемматизации - тестирование программы было продолжено на другом древнеиндийском эпосе </w:t>
      </w:r>
      <w:r w:rsidDel="00000000" w:rsidR="00000000" w:rsidRPr="00000000">
        <w:rPr>
          <w:rFonts w:ascii="Times New Roman" w:cs="Times New Roman" w:eastAsia="Times New Roman" w:hAnsi="Times New Roman"/>
          <w:i w:val="1"/>
          <w:sz w:val="24"/>
          <w:szCs w:val="24"/>
          <w:rtl w:val="0"/>
        </w:rPr>
        <w:t xml:space="preserve">Рамаяна</w:t>
      </w:r>
      <w:r w:rsidDel="00000000" w:rsidR="00000000" w:rsidRPr="00000000">
        <w:rPr>
          <w:rFonts w:ascii="Times New Roman" w:cs="Times New Roman" w:eastAsia="Times New Roman" w:hAnsi="Times New Roman"/>
          <w:sz w:val="24"/>
          <w:szCs w:val="24"/>
          <w:rtl w:val="0"/>
        </w:rPr>
        <w:t xml:space="preserve"> (а именно, его 3-м томе). Отличие обработки этого текста от анализа </w:t>
      </w:r>
      <w:r w:rsidDel="00000000" w:rsidR="00000000" w:rsidRPr="00000000">
        <w:rPr>
          <w:rFonts w:ascii="Times New Roman" w:cs="Times New Roman" w:eastAsia="Times New Roman" w:hAnsi="Times New Roman"/>
          <w:i w:val="1"/>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описанного в предыдущем пункте 3.3.2, состоит в том, что ранее стеммер опирался на существующий и составленный вручную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ый указатель к обрабатываемому тексту (3-й том </w:t>
      </w:r>
      <w:r w:rsidDel="00000000" w:rsidR="00000000" w:rsidRPr="00000000">
        <w:rPr>
          <w:rFonts w:ascii="Times New Roman" w:cs="Times New Roman" w:eastAsia="Times New Roman" w:hAnsi="Times New Roman"/>
          <w:i w:val="1"/>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теперь же такой опоры нет, потому что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ые указатели к русскому академическому переводу </w:t>
      </w:r>
      <w:r w:rsidDel="00000000" w:rsidR="00000000" w:rsidRPr="00000000">
        <w:rPr>
          <w:rFonts w:ascii="Times New Roman" w:cs="Times New Roman" w:eastAsia="Times New Roman" w:hAnsi="Times New Roman"/>
          <w:i w:val="1"/>
          <w:sz w:val="24"/>
          <w:szCs w:val="24"/>
          <w:rtl w:val="0"/>
        </w:rPr>
        <w:t xml:space="preserve">Рамаяны</w:t>
      </w:r>
      <w:r w:rsidDel="00000000" w:rsidR="00000000" w:rsidRPr="00000000">
        <w:rPr>
          <w:rFonts w:ascii="Times New Roman" w:cs="Times New Roman" w:eastAsia="Times New Roman" w:hAnsi="Times New Roman"/>
          <w:sz w:val="24"/>
          <w:szCs w:val="24"/>
          <w:rtl w:val="0"/>
        </w:rPr>
        <w:t xml:space="preserve">, включая 3-й том, до этого не создавались, в отступление от стандарта “Литературных памятников”</w:t>
      </w:r>
    </w:p>
    <w:p w:rsidR="00000000" w:rsidDel="00000000" w:rsidP="00000000" w:rsidRDefault="00000000" w:rsidRPr="00000000" w14:paraId="000000DF">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Опора анализатора на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ый указатель состояла в том, что из него были предварительно выделены 2 типа рубрик: 1) рубрики, содержащие русские слова, которые впоследствии целенаправленно искались в тексте; 2) рубрики, содержащие аннотацию или пояснение, для последующего в них преобразования выделенных из текста санскритизмов или </w:t>
      </w:r>
      <w:r w:rsidDel="00000000" w:rsidR="00000000" w:rsidRPr="00000000">
        <w:rPr>
          <w:rFonts w:ascii="Times New Roman" w:cs="Times New Roman" w:eastAsia="Times New Roman" w:hAnsi="Times New Roman"/>
          <w:sz w:val="24"/>
          <w:szCs w:val="24"/>
          <w:rtl w:val="0"/>
        </w:rPr>
        <w:t xml:space="preserve">русских слов, к ним отсылающих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Санскритский стеммер на </w:t>
      </w:r>
      <w:r w:rsidDel="00000000" w:rsidR="00000000" w:rsidRPr="00000000">
        <w:rPr>
          <w:rFonts w:ascii="Times New Roman" w:cs="Times New Roman" w:eastAsia="Times New Roman" w:hAnsi="Times New Roman"/>
          <w:i w:val="1"/>
          <w:sz w:val="24"/>
          <w:szCs w:val="24"/>
          <w:rtl w:val="0"/>
        </w:rPr>
        <w:t xml:space="preserve">Рамаяне</w:t>
      </w:r>
      <w:r w:rsidDel="00000000" w:rsidR="00000000" w:rsidRPr="00000000">
        <w:rPr>
          <w:rFonts w:ascii="Times New Roman" w:cs="Times New Roman" w:eastAsia="Times New Roman" w:hAnsi="Times New Roman"/>
          <w:sz w:val="24"/>
          <w:szCs w:val="24"/>
          <w:rtl w:val="0"/>
        </w:rPr>
        <w:t xml:space="preserve"> был запущен</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 использованием собранных на предыдущем этапе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списков (в ходе работы над Махабхаратой), содержащих рубрики с русскими словами и с пояснениями или аннотациями (время работы программы составило 7 минут). То есть алгоритм работы программы был полностью идентичен предыдущему (см. пункт 3.3.2), хотя здесь обработке подлежал стихотворный перевод, в отличие от прозаического в Махабхарате. </w:t>
      </w:r>
    </w:p>
    <w:p w:rsidR="00000000" w:rsidDel="00000000" w:rsidP="00000000" w:rsidRDefault="00000000" w:rsidRPr="00000000" w14:paraId="000000E1">
      <w:pPr>
        <w:spacing w:before="200" w:line="36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 результате программа выдала 525 рубрик автоматического указателя. Среди них обнаружились рубрики с аннотациями и пояснениями, взятые изначально из </w:t>
      </w:r>
      <w:r w:rsidDel="00000000" w:rsidR="00000000" w:rsidRPr="00000000">
        <w:rPr>
          <w:rFonts w:ascii="Times New Roman" w:cs="Times New Roman" w:eastAsia="Times New Roman" w:hAnsi="Times New Roman"/>
          <w:sz w:val="24"/>
          <w:szCs w:val="24"/>
          <w:rtl w:val="0"/>
        </w:rPr>
        <w:t xml:space="preserve">печатн</w:t>
      </w:r>
      <w:r w:rsidDel="00000000" w:rsidR="00000000" w:rsidRPr="00000000">
        <w:rPr>
          <w:rFonts w:ascii="Times New Roman" w:cs="Times New Roman" w:eastAsia="Times New Roman" w:hAnsi="Times New Roman"/>
          <w:sz w:val="24"/>
          <w:szCs w:val="24"/>
          <w:rtl w:val="0"/>
        </w:rPr>
        <w:t xml:space="preserve">ого указателя к 3-му тому </w:t>
      </w:r>
      <w:r w:rsidDel="00000000" w:rsidR="00000000" w:rsidRPr="00000000">
        <w:rPr>
          <w:rFonts w:ascii="Times New Roman" w:cs="Times New Roman" w:eastAsia="Times New Roman" w:hAnsi="Times New Roman"/>
          <w:i w:val="1"/>
          <w:sz w:val="24"/>
          <w:szCs w:val="24"/>
          <w:rtl w:val="0"/>
        </w:rPr>
        <w:t xml:space="preserve">Махабхараты</w:t>
      </w:r>
      <w:r w:rsidDel="00000000" w:rsidR="00000000" w:rsidRPr="00000000">
        <w:rPr>
          <w:rFonts w:ascii="Times New Roman" w:cs="Times New Roman" w:eastAsia="Times New Roman" w:hAnsi="Times New Roman"/>
          <w:sz w:val="24"/>
          <w:szCs w:val="24"/>
          <w:rtl w:val="0"/>
        </w:rPr>
        <w:t xml:space="preserve">, которые вошли в автоматический указатель за счет собранных списков (см. выше описание двух типов </w:t>
      </w:r>
      <w:r w:rsidDel="00000000" w:rsidR="00000000" w:rsidRPr="00000000">
        <w:rPr>
          <w:rFonts w:ascii="Times New Roman" w:cs="Times New Roman" w:eastAsia="Times New Roman" w:hAnsi="Times New Roman"/>
          <w:sz w:val="24"/>
          <w:szCs w:val="24"/>
          <w:rtl w:val="0"/>
        </w:rPr>
        <w:t xml:space="preserve">рубрик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амрита, нектар бессмертия; агнихотра (жертвоприношение огню); богиня см. ума; бхарата, огонь; ваю (ветер); джамбу – eugenia jambolana, вечнозеленое дерево</w:t>
      </w:r>
      <w:r w:rsidDel="00000000" w:rsidR="00000000" w:rsidRPr="00000000">
        <w:rPr>
          <w:rFonts w:ascii="Times New Roman" w:cs="Times New Roman" w:eastAsia="Times New Roman" w:hAnsi="Times New Roman"/>
          <w:sz w:val="24"/>
          <w:szCs w:val="24"/>
          <w:rtl w:val="0"/>
        </w:rPr>
        <w:t xml:space="preserve"> и т. д.</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E2">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стоит заметить, что в автоматический указатель вошло также достаточно большое количество избыточных рубрик, наличие которых является результатом проблемы выбора леммы из предлагаемых вариантов, то есть те рубрики, которые указывают в тексте на одни и те же единицы: </w:t>
      </w:r>
      <w:r w:rsidDel="00000000" w:rsidR="00000000" w:rsidRPr="00000000">
        <w:rPr>
          <w:rFonts w:ascii="Times New Roman" w:cs="Times New Roman" w:eastAsia="Times New Roman" w:hAnsi="Times New Roman"/>
          <w:i w:val="1"/>
          <w:sz w:val="24"/>
          <w:szCs w:val="24"/>
          <w:rtl w:val="0"/>
        </w:rPr>
        <w:t xml:space="preserve">агнимукха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агнимукхи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апсара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апсары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кетака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кетаки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иравата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иравати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ракшас</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ракшаса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хара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хари</w:t>
      </w:r>
      <w:r w:rsidDel="00000000" w:rsidR="00000000" w:rsidRPr="00000000">
        <w:rPr>
          <w:rFonts w:ascii="Times New Roman" w:cs="Times New Roman" w:eastAsia="Times New Roman" w:hAnsi="Times New Roman"/>
          <w:sz w:val="24"/>
          <w:szCs w:val="24"/>
          <w:rtl w:val="0"/>
        </w:rPr>
        <w:t xml:space="preserve"> и т. д. Такая неопределенность в лемме вызвана тем, что программа проходится по </w:t>
      </w:r>
      <w:r w:rsidDel="00000000" w:rsidR="00000000" w:rsidRPr="00000000">
        <w:rPr>
          <w:rFonts w:ascii="Times New Roman" w:cs="Times New Roman" w:eastAsia="Times New Roman" w:hAnsi="Times New Roman"/>
          <w:sz w:val="24"/>
          <w:szCs w:val="24"/>
          <w:rtl w:val="0"/>
        </w:rPr>
        <w:t xml:space="preserve">двум</w:t>
      </w:r>
      <w:r w:rsidDel="00000000" w:rsidR="00000000" w:rsidRPr="00000000">
        <w:rPr>
          <w:rFonts w:ascii="Times New Roman" w:cs="Times New Roman" w:eastAsia="Times New Roman" w:hAnsi="Times New Roman"/>
          <w:sz w:val="24"/>
          <w:szCs w:val="24"/>
          <w:rtl w:val="0"/>
        </w:rPr>
        <w:t xml:space="preserve"> спискам санскритских слов (список Серенсена и список санскритских слов) целиком и подбирает все подходящие для словоформы в тексте варианты. К примеру, для словоформы </w:t>
      </w:r>
      <w:r w:rsidDel="00000000" w:rsidR="00000000" w:rsidRPr="00000000">
        <w:rPr>
          <w:rFonts w:ascii="Times New Roman" w:cs="Times New Roman" w:eastAsia="Times New Roman" w:hAnsi="Times New Roman"/>
          <w:i w:val="1"/>
          <w:sz w:val="24"/>
          <w:szCs w:val="24"/>
          <w:rtl w:val="0"/>
        </w:rPr>
        <w:t xml:space="preserve">ракшасов</w:t>
      </w:r>
      <w:r w:rsidDel="00000000" w:rsidR="00000000" w:rsidRPr="00000000">
        <w:rPr>
          <w:rFonts w:ascii="Times New Roman" w:cs="Times New Roman" w:eastAsia="Times New Roman" w:hAnsi="Times New Roman"/>
          <w:sz w:val="24"/>
          <w:szCs w:val="24"/>
          <w:rtl w:val="0"/>
        </w:rPr>
        <w:t xml:space="preserve"> программа нашла леммы </w:t>
      </w:r>
      <w:r w:rsidDel="00000000" w:rsidR="00000000" w:rsidRPr="00000000">
        <w:rPr>
          <w:rFonts w:ascii="Times New Roman" w:cs="Times New Roman" w:eastAsia="Times New Roman" w:hAnsi="Times New Roman"/>
          <w:i w:val="1"/>
          <w:sz w:val="24"/>
          <w:szCs w:val="24"/>
          <w:rtl w:val="0"/>
        </w:rPr>
        <w:t xml:space="preserve">ракшаси, ракшас, ракшаса</w:t>
      </w:r>
      <w:r w:rsidDel="00000000" w:rsidR="00000000" w:rsidRPr="00000000">
        <w:rPr>
          <w:rFonts w:ascii="Times New Roman" w:cs="Times New Roman" w:eastAsia="Times New Roman" w:hAnsi="Times New Roman"/>
          <w:sz w:val="24"/>
          <w:szCs w:val="24"/>
          <w:rtl w:val="0"/>
        </w:rPr>
        <w:t xml:space="preserve">, потому что основа всех этих вариантов совпадает с основой анализируемого слова.</w:t>
      </w:r>
    </w:p>
    <w:p w:rsidR="00000000" w:rsidDel="00000000" w:rsidP="00000000" w:rsidRDefault="00000000" w:rsidRPr="00000000" w14:paraId="000000E3">
      <w:pPr>
        <w:spacing w:before="20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Первым шагом в определении правильного варианта леммы для таких случаев стало создание вспомогательных морфологических правил, описывающих парадигмы существительных с определенными окончаниями. Итак, было разработано девять правил (очередность их выполнения не имеет значения):</w:t>
      </w:r>
    </w:p>
    <w:p w:rsidR="00000000" w:rsidDel="00000000" w:rsidP="00000000" w:rsidRDefault="00000000" w:rsidRPr="00000000" w14:paraId="000000E4">
      <w:pPr>
        <w:numPr>
          <w:ilvl w:val="0"/>
          <w:numId w:val="7"/>
        </w:numPr>
        <w:spacing w:after="0" w:afterAutospacing="0" w:before="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-в</w:t>
      </w:r>
      <w:r w:rsidDel="00000000" w:rsidR="00000000" w:rsidRPr="00000000">
        <w:rPr>
          <w:rFonts w:ascii="Times New Roman" w:cs="Times New Roman" w:eastAsia="Times New Roman" w:hAnsi="Times New Roman"/>
          <w:sz w:val="24"/>
          <w:szCs w:val="24"/>
          <w:rtl w:val="0"/>
        </w:rPr>
        <w:t xml:space="preserve">, то ее лемма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во множественном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ракшасов</w:t>
      </w:r>
      <w:r w:rsidDel="00000000" w:rsidR="00000000" w:rsidRPr="00000000">
        <w:rPr>
          <w:rFonts w:ascii="Times New Roman" w:cs="Times New Roman" w:eastAsia="Times New Roman" w:hAnsi="Times New Roman"/>
          <w:sz w:val="24"/>
          <w:szCs w:val="24"/>
          <w:rtl w:val="0"/>
        </w:rPr>
        <w:t xml:space="preserve"> из вариантов </w:t>
      </w:r>
      <w:r w:rsidDel="00000000" w:rsidR="00000000" w:rsidRPr="00000000">
        <w:rPr>
          <w:rFonts w:ascii="Times New Roman" w:cs="Times New Roman" w:eastAsia="Times New Roman" w:hAnsi="Times New Roman"/>
          <w:i w:val="1"/>
          <w:sz w:val="24"/>
          <w:szCs w:val="24"/>
          <w:rtl w:val="0"/>
        </w:rPr>
        <w:t xml:space="preserve">ракшаси, ракшаса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ракшасы</w:t>
      </w:r>
      <w:r w:rsidDel="00000000" w:rsidR="00000000" w:rsidRPr="00000000">
        <w:rPr>
          <w:rFonts w:ascii="Times New Roman" w:cs="Times New Roman" w:eastAsia="Times New Roman" w:hAnsi="Times New Roman"/>
          <w:sz w:val="24"/>
          <w:szCs w:val="24"/>
          <w:rtl w:val="0"/>
        </w:rPr>
        <w:t xml:space="preserve"> программа выберет последний.</w:t>
      </w:r>
    </w:p>
    <w:p w:rsidR="00000000" w:rsidDel="00000000" w:rsidP="00000000" w:rsidRDefault="00000000" w:rsidRPr="00000000" w14:paraId="000000E5">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-ой</w:t>
      </w:r>
      <w:r w:rsidDel="00000000" w:rsidR="00000000" w:rsidRPr="00000000">
        <w:rPr>
          <w:rFonts w:ascii="Times New Roman" w:cs="Times New Roman" w:eastAsia="Times New Roman" w:hAnsi="Times New Roman"/>
          <w:sz w:val="24"/>
          <w:szCs w:val="24"/>
          <w:rtl w:val="0"/>
        </w:rPr>
        <w:t xml:space="preserve">, то ее лемма не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 единственном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ракшасой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ракшаси, ракшаса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ракшасы</w:t>
      </w:r>
      <w:r w:rsidDel="00000000" w:rsidR="00000000" w:rsidRPr="00000000">
        <w:rPr>
          <w:rFonts w:ascii="Times New Roman" w:cs="Times New Roman" w:eastAsia="Times New Roman" w:hAnsi="Times New Roman"/>
          <w:sz w:val="24"/>
          <w:szCs w:val="24"/>
          <w:rtl w:val="0"/>
        </w:rPr>
        <w:t xml:space="preserve"> программа выберет </w:t>
      </w:r>
      <w:r w:rsidDel="00000000" w:rsidR="00000000" w:rsidRPr="00000000">
        <w:rPr>
          <w:rFonts w:ascii="Times New Roman" w:cs="Times New Roman" w:eastAsia="Times New Roman" w:hAnsi="Times New Roman"/>
          <w:i w:val="1"/>
          <w:sz w:val="24"/>
          <w:szCs w:val="24"/>
          <w:rtl w:val="0"/>
        </w:rPr>
        <w:t xml:space="preserve">ракшаса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ракшаси</w:t>
      </w:r>
      <w:r w:rsidDel="00000000" w:rsidR="00000000" w:rsidRPr="00000000">
        <w:rPr>
          <w:rFonts w:ascii="Times New Roman" w:cs="Times New Roman" w:eastAsia="Times New Roman" w:hAnsi="Times New Roman"/>
          <w:sz w:val="24"/>
          <w:szCs w:val="24"/>
          <w:rtl w:val="0"/>
        </w:rPr>
        <w:t xml:space="preserve">, то есть отметет последний.</w:t>
      </w:r>
    </w:p>
    <w:p w:rsidR="00000000" w:rsidDel="00000000" w:rsidP="00000000" w:rsidRDefault="00000000" w:rsidRPr="00000000" w14:paraId="000000E6">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-ми</w:t>
      </w:r>
      <w:r w:rsidDel="00000000" w:rsidR="00000000" w:rsidRPr="00000000">
        <w:rPr>
          <w:rFonts w:ascii="Times New Roman" w:cs="Times New Roman" w:eastAsia="Times New Roman" w:hAnsi="Times New Roman"/>
          <w:sz w:val="24"/>
          <w:szCs w:val="24"/>
          <w:rtl w:val="0"/>
        </w:rPr>
        <w:t xml:space="preserve">, то ее лемма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во множественном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читрами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читра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читры</w:t>
      </w:r>
      <w:r w:rsidDel="00000000" w:rsidR="00000000" w:rsidRPr="00000000">
        <w:rPr>
          <w:rFonts w:ascii="Times New Roman" w:cs="Times New Roman" w:eastAsia="Times New Roman" w:hAnsi="Times New Roman"/>
          <w:sz w:val="24"/>
          <w:szCs w:val="24"/>
          <w:rtl w:val="0"/>
        </w:rPr>
        <w:t xml:space="preserve"> программа выберет последний.</w:t>
      </w:r>
    </w:p>
    <w:p w:rsidR="00000000" w:rsidDel="00000000" w:rsidP="00000000" w:rsidRDefault="00000000" w:rsidRPr="00000000" w14:paraId="000000E7">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-х</w:t>
      </w:r>
      <w:r w:rsidDel="00000000" w:rsidR="00000000" w:rsidRPr="00000000">
        <w:rPr>
          <w:rFonts w:ascii="Times New Roman" w:cs="Times New Roman" w:eastAsia="Times New Roman" w:hAnsi="Times New Roman"/>
          <w:sz w:val="24"/>
          <w:szCs w:val="24"/>
          <w:rtl w:val="0"/>
        </w:rPr>
        <w:t xml:space="preserve">, то ее лемма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во множественном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шастрах</w:t>
      </w:r>
      <w:r w:rsidDel="00000000" w:rsidR="00000000" w:rsidRPr="00000000">
        <w:rPr>
          <w:rFonts w:ascii="Times New Roman" w:cs="Times New Roman" w:eastAsia="Times New Roman" w:hAnsi="Times New Roman"/>
          <w:sz w:val="24"/>
          <w:szCs w:val="24"/>
          <w:rtl w:val="0"/>
        </w:rPr>
        <w:t xml:space="preserve"> из вариантов </w:t>
      </w:r>
      <w:r w:rsidDel="00000000" w:rsidR="00000000" w:rsidRPr="00000000">
        <w:rPr>
          <w:rFonts w:ascii="Times New Roman" w:cs="Times New Roman" w:eastAsia="Times New Roman" w:hAnsi="Times New Roman"/>
          <w:i w:val="1"/>
          <w:sz w:val="24"/>
          <w:szCs w:val="24"/>
          <w:rtl w:val="0"/>
        </w:rPr>
        <w:t xml:space="preserve">шастра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шастры</w:t>
      </w:r>
      <w:r w:rsidDel="00000000" w:rsidR="00000000" w:rsidRPr="00000000">
        <w:rPr>
          <w:rFonts w:ascii="Times New Roman" w:cs="Times New Roman" w:eastAsia="Times New Roman" w:hAnsi="Times New Roman"/>
          <w:sz w:val="24"/>
          <w:szCs w:val="24"/>
          <w:rtl w:val="0"/>
        </w:rPr>
        <w:t xml:space="preserve"> программа выберет последний.</w:t>
      </w:r>
    </w:p>
    <w:p w:rsidR="00000000" w:rsidDel="00000000" w:rsidP="00000000" w:rsidRDefault="00000000" w:rsidRPr="00000000" w14:paraId="000000E8">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-у, -е, -ю </w:t>
      </w:r>
      <w:r w:rsidDel="00000000" w:rsidR="00000000" w:rsidRPr="00000000">
        <w:rPr>
          <w:rFonts w:ascii="Times New Roman" w:cs="Times New Roman" w:eastAsia="Times New Roman" w:hAnsi="Times New Roman"/>
          <w:sz w:val="24"/>
          <w:szCs w:val="24"/>
          <w:rtl w:val="0"/>
        </w:rPr>
        <w:t xml:space="preserve">или </w:t>
      </w:r>
      <w:r w:rsidDel="00000000" w:rsidR="00000000" w:rsidRPr="00000000">
        <w:rPr>
          <w:rFonts w:ascii="Times New Roman" w:cs="Times New Roman" w:eastAsia="Times New Roman" w:hAnsi="Times New Roman"/>
          <w:i w:val="1"/>
          <w:sz w:val="24"/>
          <w:szCs w:val="24"/>
          <w:rtl w:val="0"/>
        </w:rPr>
        <w:t xml:space="preserve">-о</w:t>
      </w:r>
      <w:r w:rsidDel="00000000" w:rsidR="00000000" w:rsidRPr="00000000">
        <w:rPr>
          <w:rFonts w:ascii="Times New Roman" w:cs="Times New Roman" w:eastAsia="Times New Roman" w:hAnsi="Times New Roman"/>
          <w:sz w:val="24"/>
          <w:szCs w:val="24"/>
          <w:rtl w:val="0"/>
        </w:rPr>
        <w:t xml:space="preserve">, то ее лемма не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 единственном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шардулу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шардула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шардулы</w:t>
      </w:r>
      <w:r w:rsidDel="00000000" w:rsidR="00000000" w:rsidRPr="00000000">
        <w:rPr>
          <w:rFonts w:ascii="Times New Roman" w:cs="Times New Roman" w:eastAsia="Times New Roman" w:hAnsi="Times New Roman"/>
          <w:sz w:val="24"/>
          <w:szCs w:val="24"/>
          <w:rtl w:val="0"/>
        </w:rPr>
        <w:t xml:space="preserve"> программа выберет первый.</w:t>
      </w:r>
    </w:p>
    <w:p w:rsidR="00000000" w:rsidDel="00000000" w:rsidP="00000000" w:rsidRDefault="00000000" w:rsidRPr="00000000" w14:paraId="000000E9">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-ам</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-ям</w:t>
      </w:r>
      <w:r w:rsidDel="00000000" w:rsidR="00000000" w:rsidRPr="00000000">
        <w:rPr>
          <w:rFonts w:ascii="Times New Roman" w:cs="Times New Roman" w:eastAsia="Times New Roman" w:hAnsi="Times New Roman"/>
          <w:sz w:val="24"/>
          <w:szCs w:val="24"/>
          <w:rtl w:val="0"/>
        </w:rPr>
        <w:t xml:space="preserve">, то ее лемма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во множественном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ракшасам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ракшаси, ракшаса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ракшасы</w:t>
      </w:r>
      <w:r w:rsidDel="00000000" w:rsidR="00000000" w:rsidRPr="00000000">
        <w:rPr>
          <w:rFonts w:ascii="Times New Roman" w:cs="Times New Roman" w:eastAsia="Times New Roman" w:hAnsi="Times New Roman"/>
          <w:sz w:val="24"/>
          <w:szCs w:val="24"/>
          <w:rtl w:val="0"/>
        </w:rPr>
        <w:t xml:space="preserve"> программа выберет </w:t>
      </w:r>
      <w:r w:rsidDel="00000000" w:rsidR="00000000" w:rsidRPr="00000000">
        <w:rPr>
          <w:rFonts w:ascii="Times New Roman" w:cs="Times New Roman" w:eastAsia="Times New Roman" w:hAnsi="Times New Roman"/>
          <w:i w:val="1"/>
          <w:sz w:val="24"/>
          <w:szCs w:val="24"/>
          <w:rtl w:val="0"/>
        </w:rPr>
        <w:t xml:space="preserve">ракшаси</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ракшасы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w:t>
      </w:r>
      <w:r w:rsidDel="00000000" w:rsidR="00000000" w:rsidRPr="00000000">
        <w:rPr>
          <w:rFonts w:ascii="Times New Roman" w:cs="Times New Roman" w:eastAsia="Times New Roman" w:hAnsi="Times New Roman"/>
          <w:i w:val="1"/>
          <w:sz w:val="24"/>
          <w:szCs w:val="24"/>
          <w:rtl w:val="0"/>
        </w:rPr>
        <w:t xml:space="preserve">-ом </w:t>
      </w:r>
      <w:r w:rsidDel="00000000" w:rsidR="00000000" w:rsidRPr="00000000">
        <w:rPr>
          <w:rFonts w:ascii="Times New Roman" w:cs="Times New Roman" w:eastAsia="Times New Roman" w:hAnsi="Times New Roman"/>
          <w:sz w:val="24"/>
          <w:szCs w:val="24"/>
          <w:rtl w:val="0"/>
        </w:rPr>
        <w:t xml:space="preserve">или </w:t>
      </w:r>
      <w:r w:rsidDel="00000000" w:rsidR="00000000" w:rsidRPr="00000000">
        <w:rPr>
          <w:rFonts w:ascii="Times New Roman" w:cs="Times New Roman" w:eastAsia="Times New Roman" w:hAnsi="Times New Roman"/>
          <w:i w:val="1"/>
          <w:sz w:val="24"/>
          <w:szCs w:val="24"/>
          <w:rtl w:val="0"/>
        </w:rPr>
        <w:t xml:space="preserve">-ем</w:t>
      </w:r>
      <w:r w:rsidDel="00000000" w:rsidR="00000000" w:rsidRPr="00000000">
        <w:rPr>
          <w:rFonts w:ascii="Times New Roman" w:cs="Times New Roman" w:eastAsia="Times New Roman" w:hAnsi="Times New Roman"/>
          <w:sz w:val="24"/>
          <w:szCs w:val="24"/>
          <w:rtl w:val="0"/>
        </w:rPr>
        <w:t xml:space="preserve">, то ее лемма не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то есть стоять в единственном числе.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лакшманом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лакшман, лакшамана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лакшманы</w:t>
      </w:r>
      <w:r w:rsidDel="00000000" w:rsidR="00000000" w:rsidRPr="00000000">
        <w:rPr>
          <w:rFonts w:ascii="Times New Roman" w:cs="Times New Roman" w:eastAsia="Times New Roman" w:hAnsi="Times New Roman"/>
          <w:sz w:val="24"/>
          <w:szCs w:val="24"/>
          <w:rtl w:val="0"/>
        </w:rPr>
        <w:t xml:space="preserve"> программа выберет </w:t>
      </w:r>
      <w:r w:rsidDel="00000000" w:rsidR="00000000" w:rsidRPr="00000000">
        <w:rPr>
          <w:rFonts w:ascii="Times New Roman" w:cs="Times New Roman" w:eastAsia="Times New Roman" w:hAnsi="Times New Roman"/>
          <w:i w:val="1"/>
          <w:sz w:val="24"/>
          <w:szCs w:val="24"/>
          <w:rtl w:val="0"/>
        </w:rPr>
        <w:t xml:space="preserve">лакшман</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лакшмана </w:t>
      </w:r>
      <w:r w:rsidDel="00000000" w:rsidR="00000000" w:rsidRPr="00000000">
        <w:rPr>
          <w:rFonts w:ascii="Times New Roman" w:cs="Times New Roman" w:eastAsia="Times New Roman" w:hAnsi="Times New Roman"/>
          <w:sz w:val="24"/>
          <w:szCs w:val="24"/>
          <w:rtl w:val="0"/>
        </w:rPr>
        <w:t xml:space="preserve">(то есть отметет лемму </w:t>
      </w:r>
      <w:r w:rsidDel="00000000" w:rsidR="00000000" w:rsidRPr="00000000">
        <w:rPr>
          <w:rFonts w:ascii="Times New Roman" w:cs="Times New Roman" w:eastAsia="Times New Roman" w:hAnsi="Times New Roman"/>
          <w:i w:val="1"/>
          <w:sz w:val="24"/>
          <w:szCs w:val="24"/>
          <w:rtl w:val="0"/>
        </w:rPr>
        <w:t xml:space="preserve">лакшманы</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numPr>
          <w:ilvl w:val="0"/>
          <w:numId w:val="7"/>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гласную букву, перед которой стоит любая согласная из [</w:t>
      </w:r>
      <w:r w:rsidDel="00000000" w:rsidR="00000000" w:rsidRPr="00000000">
        <w:rPr>
          <w:rFonts w:ascii="Times New Roman" w:cs="Times New Roman" w:eastAsia="Times New Roman" w:hAnsi="Times New Roman"/>
          <w:i w:val="1"/>
          <w:sz w:val="24"/>
          <w:szCs w:val="24"/>
          <w:rtl w:val="0"/>
        </w:rPr>
        <w:t xml:space="preserve">с, л, р, н, з, ф, в, п, д, м, т, б</w:t>
      </w:r>
      <w:r w:rsidDel="00000000" w:rsidR="00000000" w:rsidRPr="00000000">
        <w:rPr>
          <w:rFonts w:ascii="Times New Roman" w:cs="Times New Roman" w:eastAsia="Times New Roman" w:hAnsi="Times New Roman"/>
          <w:sz w:val="24"/>
          <w:szCs w:val="24"/>
          <w:rtl w:val="0"/>
        </w:rPr>
        <w:t xml:space="preserve">] и последней буквой словоформы является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то ее лемма тоже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кадали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кадала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кадали</w:t>
      </w:r>
      <w:r w:rsidDel="00000000" w:rsidR="00000000" w:rsidRPr="00000000">
        <w:rPr>
          <w:rFonts w:ascii="Times New Roman" w:cs="Times New Roman" w:eastAsia="Times New Roman" w:hAnsi="Times New Roman"/>
          <w:sz w:val="24"/>
          <w:szCs w:val="24"/>
          <w:rtl w:val="0"/>
        </w:rPr>
        <w:t xml:space="preserve"> программа выберет последний.</w:t>
      </w:r>
    </w:p>
    <w:p w:rsidR="00000000" w:rsidDel="00000000" w:rsidP="00000000" w:rsidRDefault="00000000" w:rsidRPr="00000000" w14:paraId="000000EC">
      <w:pPr>
        <w:numPr>
          <w:ilvl w:val="0"/>
          <w:numId w:val="7"/>
        </w:numPr>
        <w:spacing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словоформа в тексте оканчивается на гласную букву, перед которой стоит любая согласная из [</w:t>
      </w:r>
      <w:r w:rsidDel="00000000" w:rsidR="00000000" w:rsidRPr="00000000">
        <w:rPr>
          <w:rFonts w:ascii="Times New Roman" w:cs="Times New Roman" w:eastAsia="Times New Roman" w:hAnsi="Times New Roman"/>
          <w:i w:val="1"/>
          <w:sz w:val="24"/>
          <w:szCs w:val="24"/>
          <w:rtl w:val="0"/>
        </w:rPr>
        <w:t xml:space="preserve">с, л, р, н, з, ф, в, п, д, м, т, б</w:t>
      </w:r>
      <w:r w:rsidDel="00000000" w:rsidR="00000000" w:rsidRPr="00000000">
        <w:rPr>
          <w:rFonts w:ascii="Times New Roman" w:cs="Times New Roman" w:eastAsia="Times New Roman" w:hAnsi="Times New Roman"/>
          <w:sz w:val="24"/>
          <w:szCs w:val="24"/>
          <w:rtl w:val="0"/>
        </w:rPr>
        <w:t xml:space="preserve">] и последней буквой словоформы не является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то ее лемма тоже не должна оканчиваться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Пример:</w:t>
      </w:r>
      <w:r w:rsidDel="00000000" w:rsidR="00000000" w:rsidRPr="00000000">
        <w:rPr>
          <w:rFonts w:ascii="Times New Roman" w:cs="Times New Roman" w:eastAsia="Times New Roman" w:hAnsi="Times New Roman"/>
          <w:sz w:val="24"/>
          <w:szCs w:val="24"/>
          <w:rtl w:val="0"/>
        </w:rPr>
        <w:t xml:space="preserve"> для словоформы </w:t>
      </w:r>
      <w:r w:rsidDel="00000000" w:rsidR="00000000" w:rsidRPr="00000000">
        <w:rPr>
          <w:rFonts w:ascii="Times New Roman" w:cs="Times New Roman" w:eastAsia="Times New Roman" w:hAnsi="Times New Roman"/>
          <w:i w:val="1"/>
          <w:sz w:val="24"/>
          <w:szCs w:val="24"/>
          <w:rtl w:val="0"/>
        </w:rPr>
        <w:t xml:space="preserve">кадала </w:t>
      </w:r>
      <w:r w:rsidDel="00000000" w:rsidR="00000000" w:rsidRPr="00000000">
        <w:rPr>
          <w:rFonts w:ascii="Times New Roman" w:cs="Times New Roman" w:eastAsia="Times New Roman" w:hAnsi="Times New Roman"/>
          <w:sz w:val="24"/>
          <w:szCs w:val="24"/>
          <w:rtl w:val="0"/>
        </w:rPr>
        <w:t xml:space="preserve">из вариантов </w:t>
      </w:r>
      <w:r w:rsidDel="00000000" w:rsidR="00000000" w:rsidRPr="00000000">
        <w:rPr>
          <w:rFonts w:ascii="Times New Roman" w:cs="Times New Roman" w:eastAsia="Times New Roman" w:hAnsi="Times New Roman"/>
          <w:i w:val="1"/>
          <w:sz w:val="24"/>
          <w:szCs w:val="24"/>
          <w:rtl w:val="0"/>
        </w:rPr>
        <w:t xml:space="preserve">кадала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кадали</w:t>
      </w:r>
      <w:r w:rsidDel="00000000" w:rsidR="00000000" w:rsidRPr="00000000">
        <w:rPr>
          <w:rFonts w:ascii="Times New Roman" w:cs="Times New Roman" w:eastAsia="Times New Roman" w:hAnsi="Times New Roman"/>
          <w:sz w:val="24"/>
          <w:szCs w:val="24"/>
          <w:rtl w:val="0"/>
        </w:rPr>
        <w:t xml:space="preserve"> программа выберет первый.</w:t>
      </w:r>
    </w:p>
    <w:p w:rsidR="00000000" w:rsidDel="00000000" w:rsidP="00000000" w:rsidRDefault="00000000" w:rsidRPr="00000000" w14:paraId="000000ED">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Разработанные нами дополнительные правила определения леммы санскритизмов основываются на парадигмах склонения слов в русском языке. Как видно из примеров, хотя введение новых условий в анализе помогает разрешить некоторые ситуации неопределенности леммы, это работает не для всех случаев - если вариантов леммы было изначально больше двух, отмести сразу все кроме одного не представляется возможным, так как в таких ситуациях условию удовлетворяет больше, чем одна лемма (см. примеры выше в правилах 2, 6, 7).</w:t>
      </w:r>
      <w:r w:rsidDel="00000000" w:rsidR="00000000" w:rsidRPr="00000000">
        <w:rPr>
          <w:rFonts w:ascii="Times New Roman" w:cs="Times New Roman" w:eastAsia="Times New Roman" w:hAnsi="Times New Roman"/>
          <w:color w:val="4a86e8"/>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Получается, что с помощью вышеописанной дополнительной обработки удалось отмести леммы, которые точно не могут составлять часть парадигмы словоформы, однако в каких-то случаях (когда было всего два варианта леммы) это помогло убрать неопределенность, а в других (когда вариантов леммы было больше двух) только уменьшило количество предполагаемых вариантов лемм.</w:t>
      </w:r>
    </w:p>
    <w:p w:rsidR="00000000" w:rsidDel="00000000" w:rsidP="00000000" w:rsidRDefault="00000000" w:rsidRPr="00000000" w14:paraId="000000EE">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оставшиеся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случаи с неопределенной леммой (96 случаев или 20% от общего числа рубрик), получается, невозможно разрешить без использования контекста. К примеру, если в тексте встречается словоформа </w:t>
      </w:r>
      <w:r w:rsidDel="00000000" w:rsidR="00000000" w:rsidRPr="00000000">
        <w:rPr>
          <w:rFonts w:ascii="Times New Roman" w:cs="Times New Roman" w:eastAsia="Times New Roman" w:hAnsi="Times New Roman"/>
          <w:i w:val="1"/>
          <w:sz w:val="24"/>
          <w:szCs w:val="24"/>
          <w:rtl w:val="0"/>
        </w:rPr>
        <w:t xml:space="preserve">Лакшмана,</w:t>
      </w:r>
      <w:r w:rsidDel="00000000" w:rsidR="00000000" w:rsidRPr="00000000">
        <w:rPr>
          <w:rFonts w:ascii="Times New Roman" w:cs="Times New Roman" w:eastAsia="Times New Roman" w:hAnsi="Times New Roman"/>
          <w:sz w:val="24"/>
          <w:szCs w:val="24"/>
          <w:rtl w:val="0"/>
        </w:rPr>
        <w:t xml:space="preserve"> без знания ее падежа мы не можем сказать наверняка, является ли эта словоформа производной от </w:t>
      </w:r>
      <w:r w:rsidDel="00000000" w:rsidR="00000000" w:rsidRPr="00000000">
        <w:rPr>
          <w:rFonts w:ascii="Times New Roman" w:cs="Times New Roman" w:eastAsia="Times New Roman" w:hAnsi="Times New Roman"/>
          <w:i w:val="1"/>
          <w:sz w:val="24"/>
          <w:szCs w:val="24"/>
          <w:rtl w:val="0"/>
        </w:rPr>
        <w:t xml:space="preserve">Лакшман</w:t>
      </w:r>
      <w:r w:rsidDel="00000000" w:rsidR="00000000" w:rsidRPr="00000000">
        <w:rPr>
          <w:rFonts w:ascii="Times New Roman" w:cs="Times New Roman" w:eastAsia="Times New Roman" w:hAnsi="Times New Roman"/>
          <w:sz w:val="24"/>
          <w:szCs w:val="24"/>
          <w:rtl w:val="0"/>
        </w:rPr>
        <w:t xml:space="preserve"> (и, соответственно, стоит в косвенном падеже) или рассматриваемая словоформа и является леммой (хотя и диахронически связанной с исходным </w:t>
      </w:r>
      <w:r w:rsidDel="00000000" w:rsidR="00000000" w:rsidRPr="00000000">
        <w:rPr>
          <w:rFonts w:ascii="Times New Roman" w:cs="Times New Roman" w:eastAsia="Times New Roman" w:hAnsi="Times New Roman"/>
          <w:i w:val="1"/>
          <w:sz w:val="24"/>
          <w:szCs w:val="24"/>
          <w:rtl w:val="0"/>
        </w:rPr>
        <w:t xml:space="preserve">Лакшман</w:t>
      </w:r>
      <w:r w:rsidDel="00000000" w:rsidR="00000000" w:rsidRPr="00000000">
        <w:rPr>
          <w:rFonts w:ascii="Times New Roman" w:cs="Times New Roman" w:eastAsia="Times New Roman" w:hAnsi="Times New Roman"/>
          <w:sz w:val="24"/>
          <w:szCs w:val="24"/>
          <w:rtl w:val="0"/>
        </w:rPr>
        <w:t xml:space="preserve"> с основой на согласную) сама по себе - </w:t>
      </w:r>
      <w:r w:rsidDel="00000000" w:rsidR="00000000" w:rsidRPr="00000000">
        <w:rPr>
          <w:rFonts w:ascii="Times New Roman" w:cs="Times New Roman" w:eastAsia="Times New Roman" w:hAnsi="Times New Roman"/>
          <w:i w:val="1"/>
          <w:sz w:val="24"/>
          <w:szCs w:val="24"/>
          <w:rtl w:val="0"/>
        </w:rPr>
        <w:t xml:space="preserve">Лакшмана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получения падежной информации о словах из текста использовался морфосинтаксический анализатор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эффективность которого в определении падежа описана в пункте 3.1.4 настоящей работы и составляет приблизительно 96%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 целью ускорить последующие запуски программы текст 3-го тома </w:t>
      </w:r>
      <w:r w:rsidDel="00000000" w:rsidR="00000000" w:rsidRPr="00000000">
        <w:rPr>
          <w:rFonts w:ascii="Times New Roman" w:cs="Times New Roman" w:eastAsia="Times New Roman" w:hAnsi="Times New Roman"/>
          <w:i w:val="1"/>
          <w:sz w:val="24"/>
          <w:szCs w:val="24"/>
          <w:rtl w:val="0"/>
        </w:rPr>
        <w:t xml:space="preserve">Рамаяны </w:t>
      </w:r>
      <w:r w:rsidDel="00000000" w:rsidR="00000000" w:rsidRPr="00000000">
        <w:rPr>
          <w:rFonts w:ascii="Times New Roman" w:cs="Times New Roman" w:eastAsia="Times New Roman" w:hAnsi="Times New Roman"/>
          <w:sz w:val="24"/>
          <w:szCs w:val="24"/>
          <w:rtl w:val="0"/>
        </w:rPr>
        <w:t xml:space="preserve">(состоящий из 2441 предложений см. файл </w:t>
      </w:r>
      <w:r w:rsidDel="00000000" w:rsidR="00000000" w:rsidRPr="00000000">
        <w:rPr>
          <w:rFonts w:ascii="Times New Roman" w:cs="Times New Roman" w:eastAsia="Times New Roman" w:hAnsi="Times New Roman"/>
          <w:i w:val="1"/>
          <w:sz w:val="24"/>
          <w:szCs w:val="24"/>
          <w:rtl w:val="0"/>
        </w:rPr>
        <w:t xml:space="preserve">Рамаяна_3.txt</w:t>
      </w:r>
      <w:r w:rsidDel="00000000" w:rsidR="00000000" w:rsidRPr="00000000">
        <w:rPr>
          <w:rFonts w:ascii="Times New Roman" w:cs="Times New Roman" w:eastAsia="Times New Roman" w:hAnsi="Times New Roman"/>
          <w:sz w:val="24"/>
          <w:szCs w:val="24"/>
          <w:rtl w:val="0"/>
        </w:rPr>
        <w:t xml:space="preserve">) был предварительно обработан анализатором целиком, а результат обработки записан в файл </w:t>
      </w:r>
      <w:r w:rsidDel="00000000" w:rsidR="00000000" w:rsidRPr="00000000">
        <w:rPr>
          <w:rFonts w:ascii="Times New Roman" w:cs="Times New Roman" w:eastAsia="Times New Roman" w:hAnsi="Times New Roman"/>
          <w:i w:val="1"/>
          <w:sz w:val="24"/>
          <w:szCs w:val="24"/>
          <w:rtl w:val="0"/>
        </w:rPr>
        <w:t xml:space="preserve">deeppavlov_ram_3.txt</w:t>
      </w:r>
      <w:r w:rsidDel="00000000" w:rsidR="00000000" w:rsidRPr="00000000">
        <w:rPr>
          <w:rFonts w:ascii="Times New Roman" w:cs="Times New Roman" w:eastAsia="Times New Roman" w:hAnsi="Times New Roman"/>
          <w:sz w:val="24"/>
          <w:szCs w:val="24"/>
          <w:rtl w:val="0"/>
        </w:rPr>
        <w:t xml:space="preserve">. Анализ предложений, полученный от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содержал морфологическую информацию о каждом слове, а также информацию о зависимых этого слова и том слове, от которого оно синтаксически зависит.</w:t>
      </w:r>
    </w:p>
    <w:p w:rsidR="00000000" w:rsidDel="00000000" w:rsidP="00000000" w:rsidRDefault="00000000" w:rsidRPr="00000000" w14:paraId="000000F0">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Обработка оставшихся случаев с несколькими вариантами леммы происходила следующим образом. Сначала анализировались те случаи, в которых санскритизм стоит в номинативе. Если его форма в предложении совпадало с рассматриваемой леммой, тогда эта лемма считалась искомой. К примеру, санскритское имя </w:t>
      </w:r>
      <w:r w:rsidDel="00000000" w:rsidR="00000000" w:rsidRPr="00000000">
        <w:rPr>
          <w:rFonts w:ascii="Times New Roman" w:cs="Times New Roman" w:eastAsia="Times New Roman" w:hAnsi="Times New Roman"/>
          <w:i w:val="1"/>
          <w:sz w:val="24"/>
          <w:szCs w:val="24"/>
          <w:rtl w:val="0"/>
        </w:rPr>
        <w:t xml:space="preserve">Дхаумья</w:t>
      </w:r>
      <w:r w:rsidDel="00000000" w:rsidR="00000000" w:rsidRPr="00000000">
        <w:rPr>
          <w:rFonts w:ascii="Times New Roman" w:cs="Times New Roman" w:eastAsia="Times New Roman" w:hAnsi="Times New Roman"/>
          <w:sz w:val="24"/>
          <w:szCs w:val="24"/>
          <w:rtl w:val="0"/>
        </w:rPr>
        <w:t xml:space="preserve"> стоит в предложении в именительном падеже, соответственно, из вариантов лемм </w:t>
      </w:r>
      <w:r w:rsidDel="00000000" w:rsidR="00000000" w:rsidRPr="00000000">
        <w:rPr>
          <w:rFonts w:ascii="Times New Roman" w:cs="Times New Roman" w:eastAsia="Times New Roman" w:hAnsi="Times New Roman"/>
          <w:i w:val="1"/>
          <w:sz w:val="24"/>
          <w:szCs w:val="24"/>
          <w:rtl w:val="0"/>
        </w:rPr>
        <w:t xml:space="preserve">Дхаумья</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Дхаумьи</w:t>
      </w:r>
      <w:r w:rsidDel="00000000" w:rsidR="00000000" w:rsidRPr="00000000">
        <w:rPr>
          <w:rFonts w:ascii="Times New Roman" w:cs="Times New Roman" w:eastAsia="Times New Roman" w:hAnsi="Times New Roman"/>
          <w:sz w:val="24"/>
          <w:szCs w:val="24"/>
          <w:rtl w:val="0"/>
        </w:rPr>
        <w:t xml:space="preserve">, программа выберет первую, так как та совпадает со словоформой из предложения, которая находится в номинативе.</w:t>
      </w:r>
    </w:p>
    <w:p w:rsidR="00000000" w:rsidDel="00000000" w:rsidP="00000000" w:rsidRDefault="00000000" w:rsidRPr="00000000" w14:paraId="000000F1">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словоформа в предложении стоит в каком-либо косвенном падеже, программа проверяет, встречается ли это слово в других формах в тексте. Если не встречается, тогда слово считается несклоняемым, и, соответственно, леммой должна являться сама словоформа - выбирается та лемма, которая равно </w:t>
      </w:r>
      <w:r w:rsidDel="00000000" w:rsidR="00000000" w:rsidRPr="00000000">
        <w:rPr>
          <w:rFonts w:ascii="Times New Roman" w:cs="Times New Roman" w:eastAsia="Times New Roman" w:hAnsi="Times New Roman"/>
          <w:sz w:val="24"/>
          <w:szCs w:val="24"/>
          <w:rtl w:val="0"/>
        </w:rPr>
        <w:t xml:space="preserve">словоформе</w:t>
      </w:r>
      <w:r w:rsidDel="00000000" w:rsidR="00000000" w:rsidRPr="00000000">
        <w:rPr>
          <w:rFonts w:ascii="Times New Roman" w:cs="Times New Roman" w:eastAsia="Times New Roman" w:hAnsi="Times New Roman"/>
          <w:sz w:val="24"/>
          <w:szCs w:val="24"/>
          <w:rtl w:val="0"/>
        </w:rPr>
        <w:t xml:space="preserve">. В том случае, когда  рассматриваемая словоформа встречается в других формах в тексте, выбирается та лемма, которая не заканчивается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так как на эту букву заканчиваются </w:t>
      </w:r>
      <w:r w:rsidDel="00000000" w:rsidR="00000000" w:rsidRPr="00000000">
        <w:rPr>
          <w:rFonts w:ascii="Times New Roman" w:cs="Times New Roman" w:eastAsia="Times New Roman" w:hAnsi="Times New Roman"/>
          <w:sz w:val="24"/>
          <w:szCs w:val="24"/>
          <w:rtl w:val="0"/>
        </w:rPr>
        <w:t xml:space="preserve">несклоняемые имена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2">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 примеру, имя </w:t>
      </w:r>
      <w:r w:rsidDel="00000000" w:rsidR="00000000" w:rsidRPr="00000000">
        <w:rPr>
          <w:rFonts w:ascii="Times New Roman" w:cs="Times New Roman" w:eastAsia="Times New Roman" w:hAnsi="Times New Roman"/>
          <w:i w:val="1"/>
          <w:sz w:val="24"/>
          <w:szCs w:val="24"/>
          <w:rtl w:val="0"/>
        </w:rPr>
        <w:t xml:space="preserve">Яду</w:t>
      </w:r>
      <w:r w:rsidDel="00000000" w:rsidR="00000000" w:rsidRPr="00000000">
        <w:rPr>
          <w:rFonts w:ascii="Times New Roman" w:cs="Times New Roman" w:eastAsia="Times New Roman" w:hAnsi="Times New Roman"/>
          <w:sz w:val="24"/>
          <w:szCs w:val="24"/>
          <w:rtl w:val="0"/>
        </w:rPr>
        <w:t xml:space="preserve"> встречается в тексте только в этой форме, следовательно, из двух вариантов леммы </w:t>
      </w:r>
      <w:r w:rsidDel="00000000" w:rsidR="00000000" w:rsidRPr="00000000">
        <w:rPr>
          <w:rFonts w:ascii="Times New Roman" w:cs="Times New Roman" w:eastAsia="Times New Roman" w:hAnsi="Times New Roman"/>
          <w:i w:val="1"/>
          <w:sz w:val="24"/>
          <w:szCs w:val="24"/>
          <w:rtl w:val="0"/>
        </w:rPr>
        <w:t xml:space="preserve">Яда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Яду</w:t>
      </w:r>
      <w:r w:rsidDel="00000000" w:rsidR="00000000" w:rsidRPr="00000000">
        <w:rPr>
          <w:rFonts w:ascii="Times New Roman" w:cs="Times New Roman" w:eastAsia="Times New Roman" w:hAnsi="Times New Roman"/>
          <w:sz w:val="24"/>
          <w:szCs w:val="24"/>
          <w:rtl w:val="0"/>
        </w:rPr>
        <w:t xml:space="preserve">, программа выбирает второй - </w:t>
      </w:r>
      <w:r w:rsidDel="00000000" w:rsidR="00000000" w:rsidRPr="00000000">
        <w:rPr>
          <w:rFonts w:ascii="Times New Roman" w:cs="Times New Roman" w:eastAsia="Times New Roman" w:hAnsi="Times New Roman"/>
          <w:i w:val="1"/>
          <w:sz w:val="24"/>
          <w:szCs w:val="24"/>
          <w:rtl w:val="0"/>
        </w:rPr>
        <w:t xml:space="preserve">Яду</w:t>
      </w:r>
      <w:r w:rsidDel="00000000" w:rsidR="00000000" w:rsidRPr="00000000">
        <w:rPr>
          <w:rFonts w:ascii="Times New Roman" w:cs="Times New Roman" w:eastAsia="Times New Roman" w:hAnsi="Times New Roman"/>
          <w:sz w:val="24"/>
          <w:szCs w:val="24"/>
          <w:rtl w:val="0"/>
        </w:rPr>
        <w:t xml:space="preserve">. Другая ситуация происходит со словоформой </w:t>
      </w:r>
      <w:r w:rsidDel="00000000" w:rsidR="00000000" w:rsidRPr="00000000">
        <w:rPr>
          <w:rFonts w:ascii="Times New Roman" w:cs="Times New Roman" w:eastAsia="Times New Roman" w:hAnsi="Times New Roman"/>
          <w:i w:val="1"/>
          <w:sz w:val="24"/>
          <w:szCs w:val="24"/>
          <w:rtl w:val="0"/>
        </w:rPr>
        <w:t xml:space="preserve">ракшас</w:t>
      </w:r>
      <w:r w:rsidDel="00000000" w:rsidR="00000000" w:rsidRPr="00000000">
        <w:rPr>
          <w:rFonts w:ascii="Times New Roman" w:cs="Times New Roman" w:eastAsia="Times New Roman" w:hAnsi="Times New Roman"/>
          <w:sz w:val="24"/>
          <w:szCs w:val="24"/>
          <w:rtl w:val="0"/>
        </w:rPr>
        <w:t xml:space="preserve">, которая встречается в тексте в нескольких формах (</w:t>
      </w:r>
      <w:r w:rsidDel="00000000" w:rsidR="00000000" w:rsidRPr="00000000">
        <w:rPr>
          <w:rFonts w:ascii="Times New Roman" w:cs="Times New Roman" w:eastAsia="Times New Roman" w:hAnsi="Times New Roman"/>
          <w:i w:val="1"/>
          <w:sz w:val="24"/>
          <w:szCs w:val="24"/>
          <w:rtl w:val="0"/>
        </w:rPr>
        <w:t xml:space="preserve">ракшасу, ракшасой, ракшасе</w:t>
      </w:r>
      <w:r w:rsidDel="00000000" w:rsidR="00000000" w:rsidRPr="00000000">
        <w:rPr>
          <w:rFonts w:ascii="Times New Roman" w:cs="Times New Roman" w:eastAsia="Times New Roman" w:hAnsi="Times New Roman"/>
          <w:sz w:val="24"/>
          <w:szCs w:val="24"/>
          <w:rtl w:val="0"/>
        </w:rPr>
        <w:t xml:space="preserve">), следовательно, из двух вариантов леммы </w:t>
      </w:r>
      <w:r w:rsidDel="00000000" w:rsidR="00000000" w:rsidRPr="00000000">
        <w:rPr>
          <w:rFonts w:ascii="Times New Roman" w:cs="Times New Roman" w:eastAsia="Times New Roman" w:hAnsi="Times New Roman"/>
          <w:i w:val="1"/>
          <w:sz w:val="24"/>
          <w:szCs w:val="24"/>
          <w:rtl w:val="0"/>
        </w:rPr>
        <w:t xml:space="preserve">ракшас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ракшаси</w:t>
      </w:r>
      <w:r w:rsidDel="00000000" w:rsidR="00000000" w:rsidRPr="00000000">
        <w:rPr>
          <w:rFonts w:ascii="Times New Roman" w:cs="Times New Roman" w:eastAsia="Times New Roman" w:hAnsi="Times New Roman"/>
          <w:sz w:val="24"/>
          <w:szCs w:val="24"/>
          <w:rtl w:val="0"/>
        </w:rPr>
        <w:t xml:space="preserve"> программа выбирает первый, так как </w:t>
      </w:r>
      <w:r w:rsidDel="00000000" w:rsidR="00000000" w:rsidRPr="00000000">
        <w:rPr>
          <w:rFonts w:ascii="Times New Roman" w:cs="Times New Roman" w:eastAsia="Times New Roman" w:hAnsi="Times New Roman"/>
          <w:i w:val="1"/>
          <w:sz w:val="24"/>
          <w:szCs w:val="24"/>
          <w:rtl w:val="0"/>
        </w:rPr>
        <w:t xml:space="preserve">ракшаси</w:t>
      </w:r>
      <w:r w:rsidDel="00000000" w:rsidR="00000000" w:rsidRPr="00000000">
        <w:rPr>
          <w:rFonts w:ascii="Times New Roman" w:cs="Times New Roman" w:eastAsia="Times New Roman" w:hAnsi="Times New Roman"/>
          <w:sz w:val="24"/>
          <w:szCs w:val="24"/>
          <w:rtl w:val="0"/>
        </w:rPr>
        <w:t xml:space="preserve"> оканчивается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 считается несклоняемым словом.</w:t>
      </w:r>
    </w:p>
    <w:p w:rsidR="00000000" w:rsidDel="00000000" w:rsidP="00000000" w:rsidRDefault="00000000" w:rsidRPr="00000000" w14:paraId="000000F3">
      <w:pP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Описанная дополнительная обработка выделенных санскритизмов, включающая в себя ряд разработанных морфологических правил с опорой на анализ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позволила сократить количество рубрик в автоматическом указателе к третьему тому </w:t>
      </w:r>
      <w:r w:rsidDel="00000000" w:rsidR="00000000" w:rsidRPr="00000000">
        <w:rPr>
          <w:rFonts w:ascii="Times New Roman" w:cs="Times New Roman" w:eastAsia="Times New Roman" w:hAnsi="Times New Roman"/>
          <w:i w:val="1"/>
          <w:sz w:val="24"/>
          <w:szCs w:val="24"/>
          <w:rtl w:val="0"/>
        </w:rPr>
        <w:t xml:space="preserve">Рамаяны</w:t>
      </w:r>
      <w:r w:rsidDel="00000000" w:rsidR="00000000" w:rsidRPr="00000000">
        <w:rPr>
          <w:rFonts w:ascii="Times New Roman" w:cs="Times New Roman" w:eastAsia="Times New Roman" w:hAnsi="Times New Roman"/>
          <w:sz w:val="24"/>
          <w:szCs w:val="24"/>
          <w:rtl w:val="0"/>
        </w:rPr>
        <w:t xml:space="preserve"> с первоначальных 525 до 414 рубрик за счет разрешения ряда случаев с несколькими вариантами леммы. Однако в указателе сохранились некоторые рубрики, которые являются разными словоформами одной санскритской именованной сущности: </w:t>
      </w:r>
      <w:r w:rsidDel="00000000" w:rsidR="00000000" w:rsidRPr="00000000">
        <w:rPr>
          <w:rFonts w:ascii="Times New Roman" w:cs="Times New Roman" w:eastAsia="Times New Roman" w:hAnsi="Times New Roman"/>
          <w:i w:val="1"/>
          <w:sz w:val="24"/>
          <w:szCs w:val="24"/>
          <w:rtl w:val="0"/>
        </w:rPr>
        <w:t xml:space="preserve">апсара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апсары, васука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васуки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гаруда </w:t>
      </w:r>
      <w:r w:rsidDel="00000000" w:rsidR="00000000" w:rsidRPr="00000000">
        <w:rPr>
          <w:rFonts w:ascii="Times New Roman" w:cs="Times New Roman" w:eastAsia="Times New Roman" w:hAnsi="Times New Roman"/>
          <w:sz w:val="24"/>
          <w:szCs w:val="24"/>
          <w:rtl w:val="0"/>
        </w:rPr>
        <w:t xml:space="preserve">и </w:t>
      </w:r>
      <w:r w:rsidDel="00000000" w:rsidR="00000000" w:rsidRPr="00000000">
        <w:rPr>
          <w:rFonts w:ascii="Times New Roman" w:cs="Times New Roman" w:eastAsia="Times New Roman" w:hAnsi="Times New Roman"/>
          <w:i w:val="1"/>
          <w:sz w:val="24"/>
          <w:szCs w:val="24"/>
          <w:rtl w:val="0"/>
        </w:rPr>
        <w:t xml:space="preserve">гаруды,</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дандака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дандаки</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яма</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ямы</w:t>
      </w:r>
      <w:r w:rsidDel="00000000" w:rsidR="00000000" w:rsidRPr="00000000">
        <w:rPr>
          <w:rFonts w:ascii="Times New Roman" w:cs="Times New Roman" w:eastAsia="Times New Roman" w:hAnsi="Times New Roman"/>
          <w:sz w:val="24"/>
          <w:szCs w:val="24"/>
          <w:rtl w:val="0"/>
        </w:rPr>
        <w:t xml:space="preserve"> и т. д. Это обусловлено тем, что такие сущности встречаются в тексте и в единственном, и во множественном числе. Итак, новая задача - объединение подобных псевдорубрик указателя в одну настоящую.</w:t>
      </w:r>
    </w:p>
    <w:p w:rsidR="00000000" w:rsidDel="00000000" w:rsidP="00000000" w:rsidRDefault="00000000" w:rsidRPr="00000000" w14:paraId="000000F4">
      <w:pPr>
        <w:spacing w:before="200" w:line="360" w:lineRule="auto"/>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Решение данной проблемы осуществлял следующий алгоритм. Сначала программа находила такие рубрики с помощью анализа основ первого слова каждой строки автоматического указателя. Затем автоматически выбирался тот вариант, который стоял во множественном числе, то есть оканчивающийся на </w:t>
      </w:r>
      <w:r w:rsidDel="00000000" w:rsidR="00000000" w:rsidRPr="00000000">
        <w:rPr>
          <w:rFonts w:ascii="Times New Roman" w:cs="Times New Roman" w:eastAsia="Times New Roman" w:hAnsi="Times New Roman"/>
          <w:i w:val="1"/>
          <w:sz w:val="24"/>
          <w:szCs w:val="24"/>
          <w:rtl w:val="0"/>
        </w:rPr>
        <w:t xml:space="preserve">-и</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i w:val="1"/>
          <w:sz w:val="24"/>
          <w:szCs w:val="24"/>
          <w:rtl w:val="0"/>
        </w:rPr>
        <w:t xml:space="preserve">-ы</w:t>
      </w:r>
      <w:r w:rsidDel="00000000" w:rsidR="00000000" w:rsidRPr="00000000">
        <w:rPr>
          <w:rFonts w:ascii="Times New Roman" w:cs="Times New Roman" w:eastAsia="Times New Roman" w:hAnsi="Times New Roman"/>
          <w:sz w:val="24"/>
          <w:szCs w:val="24"/>
          <w:rtl w:val="0"/>
        </w:rPr>
        <w:t xml:space="preserve">. Таким образом удалось сократить указатель до 380 рубрик и избавиться от повторяющихся в нем ошибочных сущностей. В Приложении 8 приведен фрагмент получившегося автоматического указателя к 3-му тому Рамаяны.</w:t>
      </w:r>
      <w:r w:rsidDel="00000000" w:rsidR="00000000" w:rsidRPr="00000000">
        <w:rPr>
          <w:rtl w:val="0"/>
        </w:rPr>
      </w:r>
    </w:p>
    <w:p w:rsidR="00000000" w:rsidDel="00000000" w:rsidP="00000000" w:rsidRDefault="00000000" w:rsidRPr="00000000" w14:paraId="000000F5">
      <w:pPr>
        <w:spacing w:before="20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3.4 Работа с параллельным корпусом</w:t>
      </w:r>
    </w:p>
    <w:p w:rsidR="00000000" w:rsidDel="00000000" w:rsidP="00000000" w:rsidRDefault="00000000" w:rsidRPr="00000000" w14:paraId="000000F6">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Разработанная программа обработки санскритских именованных сущностей может быть полезна не только для составления книжных указателей, но и в разметке (и выравнивании) корпуса, в том числе параллельного. Стеммер для </w:t>
      </w:r>
      <w:r w:rsidDel="00000000" w:rsidR="00000000" w:rsidRPr="00000000">
        <w:rPr>
          <w:rFonts w:ascii="Times New Roman" w:cs="Times New Roman" w:eastAsia="Times New Roman" w:hAnsi="Times New Roman"/>
          <w:sz w:val="24"/>
          <w:szCs w:val="24"/>
          <w:rtl w:val="0"/>
        </w:rPr>
        <w:t xml:space="preserve">санскритизмов</w:t>
      </w:r>
      <w:r w:rsidDel="00000000" w:rsidR="00000000" w:rsidRPr="00000000">
        <w:rPr>
          <w:rFonts w:ascii="Times New Roman" w:cs="Times New Roman" w:eastAsia="Times New Roman" w:hAnsi="Times New Roman"/>
          <w:sz w:val="24"/>
          <w:szCs w:val="24"/>
          <w:rtl w:val="0"/>
        </w:rPr>
        <w:t xml:space="preserve"> 1) позволяет извлекать санскритские именованные сущности из русского текста и 2) предлагает для них лемму. Для работы с корпусом нам понадобится только первая его функция. Поставленная задача, решение которой было бы полезным для выравнивания параллельного русско-санскритского корпуса, состоит в том, чтобы соотнести именованные сущности в оригинальном тексте на санскрите (латинице) и его русском переводе. Иными словами, необходимо разработать алгоритм, позволяющий определять, что, например, санскритское </w:t>
      </w:r>
      <w:r w:rsidDel="00000000" w:rsidR="00000000" w:rsidRPr="00000000">
        <w:rPr>
          <w:rFonts w:ascii="Times New Roman" w:cs="Times New Roman" w:eastAsia="Times New Roman" w:hAnsi="Times New Roman"/>
          <w:i w:val="1"/>
          <w:sz w:val="24"/>
          <w:szCs w:val="24"/>
          <w:rtl w:val="0"/>
        </w:rPr>
        <w:t xml:space="preserve">dhaumyo</w:t>
      </w:r>
      <w:r w:rsidDel="00000000" w:rsidR="00000000" w:rsidRPr="00000000">
        <w:rPr>
          <w:rFonts w:ascii="Times New Roman" w:cs="Times New Roman" w:eastAsia="Times New Roman" w:hAnsi="Times New Roman"/>
          <w:sz w:val="24"/>
          <w:szCs w:val="24"/>
          <w:rtl w:val="0"/>
        </w:rPr>
        <w:t xml:space="preserve"> в определенном фрагменте оригинала соответствует русскому </w:t>
      </w:r>
      <w:r w:rsidDel="00000000" w:rsidR="00000000" w:rsidRPr="00000000">
        <w:rPr>
          <w:rFonts w:ascii="Times New Roman" w:cs="Times New Roman" w:eastAsia="Times New Roman" w:hAnsi="Times New Roman"/>
          <w:i w:val="1"/>
          <w:sz w:val="24"/>
          <w:szCs w:val="24"/>
          <w:rtl w:val="0"/>
        </w:rPr>
        <w:t xml:space="preserve">Дхаумья</w:t>
      </w:r>
      <w:r w:rsidDel="00000000" w:rsidR="00000000" w:rsidRPr="00000000">
        <w:rPr>
          <w:rFonts w:ascii="Times New Roman" w:cs="Times New Roman" w:eastAsia="Times New Roman" w:hAnsi="Times New Roman"/>
          <w:sz w:val="24"/>
          <w:szCs w:val="24"/>
          <w:rtl w:val="0"/>
        </w:rPr>
        <w:t xml:space="preserve"> в переводе. </w:t>
      </w:r>
    </w:p>
    <w:p w:rsidR="00000000" w:rsidDel="00000000" w:rsidP="00000000" w:rsidRDefault="00000000" w:rsidRPr="00000000" w14:paraId="000000F7">
      <w:pPr>
        <w:spacing w:before="200" w:line="360" w:lineRule="auto"/>
        <w:jc w:val="both"/>
        <w:rPr>
          <w:rFonts w:ascii="Times New Roman" w:cs="Times New Roman" w:eastAsia="Times New Roman" w:hAnsi="Times New Roman"/>
          <w:i w:val="1"/>
          <w:color w:val="212121"/>
          <w:sz w:val="24"/>
          <w:szCs w:val="24"/>
          <w:highlight w:val="white"/>
        </w:rPr>
      </w:pPr>
      <w:r w:rsidDel="00000000" w:rsidR="00000000" w:rsidRPr="00000000">
        <w:rPr>
          <w:rFonts w:ascii="Times New Roman" w:cs="Times New Roman" w:eastAsia="Times New Roman" w:hAnsi="Times New Roman"/>
          <w:sz w:val="24"/>
          <w:szCs w:val="24"/>
          <w:rtl w:val="0"/>
        </w:rPr>
        <w:t xml:space="preserve">Именованные сущности на санскрите могут как являться частью слова с несколькими корнями, так и представлять собой отдельную текстовую единицу. К примеру, слова </w:t>
      </w:r>
      <w:r w:rsidDel="00000000" w:rsidR="00000000" w:rsidRPr="00000000">
        <w:rPr>
          <w:rFonts w:ascii="Times New Roman" w:cs="Times New Roman" w:eastAsia="Times New Roman" w:hAnsi="Times New Roman"/>
          <w:i w:val="1"/>
          <w:sz w:val="24"/>
          <w:szCs w:val="24"/>
          <w:rtl w:val="0"/>
        </w:rPr>
        <w:t xml:space="preserve">vaiśampāyana, </w:t>
      </w:r>
      <w:r w:rsidDel="00000000" w:rsidR="00000000" w:rsidRPr="00000000">
        <w:rPr>
          <w:rFonts w:ascii="Times New Roman" w:cs="Times New Roman" w:eastAsia="Times New Roman" w:hAnsi="Times New Roman"/>
          <w:i w:val="1"/>
          <w:color w:val="212121"/>
          <w:sz w:val="24"/>
          <w:szCs w:val="24"/>
          <w:highlight w:val="white"/>
          <w:rtl w:val="0"/>
        </w:rPr>
        <w:t xml:space="preserve">janamejaya, brāhmaṇā, dhaumyo </w:t>
      </w:r>
      <w:r w:rsidDel="00000000" w:rsidR="00000000" w:rsidRPr="00000000">
        <w:rPr>
          <w:rFonts w:ascii="Times New Roman" w:cs="Times New Roman" w:eastAsia="Times New Roman" w:hAnsi="Times New Roman"/>
          <w:color w:val="212121"/>
          <w:sz w:val="24"/>
          <w:szCs w:val="24"/>
          <w:highlight w:val="white"/>
          <w:rtl w:val="0"/>
        </w:rPr>
        <w:t xml:space="preserve">и </w:t>
      </w:r>
      <w:r w:rsidDel="00000000" w:rsidR="00000000" w:rsidRPr="00000000">
        <w:rPr>
          <w:rFonts w:ascii="Times New Roman" w:cs="Times New Roman" w:eastAsia="Times New Roman" w:hAnsi="Times New Roman"/>
          <w:i w:val="1"/>
          <w:color w:val="212121"/>
          <w:sz w:val="24"/>
          <w:szCs w:val="24"/>
          <w:highlight w:val="white"/>
          <w:rtl w:val="0"/>
        </w:rPr>
        <w:t xml:space="preserve">tejaśca, </w:t>
      </w:r>
      <w:r w:rsidDel="00000000" w:rsidR="00000000" w:rsidRPr="00000000">
        <w:rPr>
          <w:rFonts w:ascii="Times New Roman" w:cs="Times New Roman" w:eastAsia="Times New Roman" w:hAnsi="Times New Roman"/>
          <w:color w:val="212121"/>
          <w:sz w:val="24"/>
          <w:szCs w:val="24"/>
          <w:highlight w:val="white"/>
          <w:rtl w:val="0"/>
        </w:rPr>
        <w:t xml:space="preserve">относящиеся к категории санскритских именованных сущностей, содержат один корень и, соответственно, обозначают только один объект/сущность. К другому типу санскритских слов относятся: </w:t>
      </w:r>
      <w:r w:rsidDel="00000000" w:rsidR="00000000" w:rsidRPr="00000000">
        <w:rPr>
          <w:rFonts w:ascii="Times New Roman" w:cs="Times New Roman" w:eastAsia="Times New Roman" w:hAnsi="Times New Roman"/>
          <w:i w:val="1"/>
          <w:color w:val="212121"/>
          <w:sz w:val="24"/>
          <w:szCs w:val="24"/>
          <w:highlight w:val="white"/>
          <w:rtl w:val="0"/>
        </w:rPr>
        <w:t xml:space="preserve">śaunakenaivamuktastu, vedapāragāḥ, hyasuraniśācarasiddhavanditam, jāṭharaścāgniraindhanastejasāṃ, dharmātmankarmaṇā </w:t>
      </w:r>
      <w:r w:rsidDel="00000000" w:rsidR="00000000" w:rsidRPr="00000000">
        <w:rPr>
          <w:rFonts w:ascii="Times New Roman" w:cs="Times New Roman" w:eastAsia="Times New Roman" w:hAnsi="Times New Roman"/>
          <w:color w:val="212121"/>
          <w:sz w:val="24"/>
          <w:szCs w:val="24"/>
          <w:highlight w:val="white"/>
          <w:rtl w:val="0"/>
        </w:rPr>
        <w:t xml:space="preserve">и т. д. Перечисленные слова являются сложными, так как содержат несколько корней, несущих разные смыслы. </w:t>
      </w:r>
      <w:r w:rsidDel="00000000" w:rsidR="00000000" w:rsidRPr="00000000">
        <w:rPr>
          <w:rFonts w:ascii="Courier New" w:cs="Courier New" w:eastAsia="Courier New" w:hAnsi="Courier New"/>
          <w:color w:val="212121"/>
          <w:sz w:val="21"/>
          <w:szCs w:val="21"/>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 Разделение этих типов слов является важным для задачи обработки санскритско-русского корпуса, так как в случае с простыми словами выделяться будет слово целиком, а в случае со сложными - именно та часть слова, которая обозначает искомую именованную сущность и соответствует ее эквиваленту. Так, например, в слове </w:t>
      </w:r>
      <w:r w:rsidDel="00000000" w:rsidR="00000000" w:rsidRPr="00000000">
        <w:rPr>
          <w:rFonts w:ascii="Times New Roman" w:cs="Times New Roman" w:eastAsia="Times New Roman" w:hAnsi="Times New Roman"/>
          <w:i w:val="1"/>
          <w:color w:val="212121"/>
          <w:sz w:val="24"/>
          <w:szCs w:val="24"/>
          <w:highlight w:val="white"/>
          <w:rtl w:val="0"/>
        </w:rPr>
        <w:t xml:space="preserve">dharmācāraparāyaṇāḥ </w:t>
      </w:r>
      <w:r w:rsidDel="00000000" w:rsidR="00000000" w:rsidRPr="00000000">
        <w:rPr>
          <w:rFonts w:ascii="Times New Roman" w:cs="Times New Roman" w:eastAsia="Times New Roman" w:hAnsi="Times New Roman"/>
          <w:color w:val="212121"/>
          <w:sz w:val="24"/>
          <w:szCs w:val="24"/>
          <w:highlight w:val="white"/>
          <w:rtl w:val="0"/>
        </w:rPr>
        <w:t xml:space="preserve">должна быть выделена только его часть - </w:t>
      </w:r>
      <w:r w:rsidDel="00000000" w:rsidR="00000000" w:rsidRPr="00000000">
        <w:rPr>
          <w:rFonts w:ascii="Times New Roman" w:cs="Times New Roman" w:eastAsia="Times New Roman" w:hAnsi="Times New Roman"/>
          <w:i w:val="1"/>
          <w:color w:val="212121"/>
          <w:sz w:val="24"/>
          <w:szCs w:val="24"/>
          <w:highlight w:val="white"/>
          <w:rtl w:val="0"/>
        </w:rPr>
        <w:t xml:space="preserve">dharmā </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Fonts w:ascii="Times New Roman" w:cs="Times New Roman" w:eastAsia="Times New Roman" w:hAnsi="Times New Roman"/>
          <w:i w:val="1"/>
          <w:color w:val="212121"/>
          <w:sz w:val="24"/>
          <w:szCs w:val="24"/>
          <w:highlight w:val="white"/>
          <w:rtl w:val="0"/>
        </w:rPr>
        <w:t xml:space="preserve">дхарма</w:t>
      </w:r>
      <w:r w:rsidDel="00000000" w:rsidR="00000000" w:rsidRPr="00000000">
        <w:rPr>
          <w:rFonts w:ascii="Times New Roman" w:cs="Times New Roman" w:eastAsia="Times New Roman" w:hAnsi="Times New Roman"/>
          <w:color w:val="212121"/>
          <w:sz w:val="24"/>
          <w:szCs w:val="24"/>
          <w:highlight w:val="white"/>
          <w:rtl w:val="0"/>
        </w:rPr>
        <w:t xml:space="preserve">), а в слове </w:t>
      </w:r>
      <w:r w:rsidDel="00000000" w:rsidR="00000000" w:rsidRPr="00000000">
        <w:rPr>
          <w:rFonts w:ascii="Times New Roman" w:cs="Times New Roman" w:eastAsia="Times New Roman" w:hAnsi="Times New Roman"/>
          <w:i w:val="1"/>
          <w:color w:val="212121"/>
          <w:sz w:val="24"/>
          <w:szCs w:val="24"/>
          <w:highlight w:val="white"/>
          <w:rtl w:val="0"/>
        </w:rPr>
        <w:t xml:space="preserve">tamadhyātmaratirvidvāñśaunako </w:t>
      </w:r>
      <w:r w:rsidDel="00000000" w:rsidR="00000000" w:rsidRPr="00000000">
        <w:rPr>
          <w:rFonts w:ascii="Times New Roman" w:cs="Times New Roman" w:eastAsia="Times New Roman" w:hAnsi="Times New Roman"/>
          <w:color w:val="212121"/>
          <w:sz w:val="24"/>
          <w:szCs w:val="24"/>
          <w:highlight w:val="white"/>
          <w:rtl w:val="0"/>
        </w:rPr>
        <w:t xml:space="preserve">- </w:t>
      </w:r>
      <w:r w:rsidDel="00000000" w:rsidR="00000000" w:rsidRPr="00000000">
        <w:rPr>
          <w:rFonts w:ascii="Times New Roman" w:cs="Times New Roman" w:eastAsia="Times New Roman" w:hAnsi="Times New Roman"/>
          <w:i w:val="1"/>
          <w:color w:val="212121"/>
          <w:sz w:val="24"/>
          <w:szCs w:val="24"/>
          <w:highlight w:val="white"/>
          <w:rtl w:val="0"/>
        </w:rPr>
        <w:t xml:space="preserve">śaunako </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Fonts w:ascii="Times New Roman" w:cs="Times New Roman" w:eastAsia="Times New Roman" w:hAnsi="Times New Roman"/>
          <w:i w:val="1"/>
          <w:color w:val="212121"/>
          <w:sz w:val="24"/>
          <w:szCs w:val="24"/>
          <w:highlight w:val="white"/>
          <w:rtl w:val="0"/>
        </w:rPr>
        <w:t xml:space="preserve">шаунака</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tl w:val="0"/>
        </w:rPr>
      </w:r>
    </w:p>
    <w:p w:rsidR="00000000" w:rsidDel="00000000" w:rsidP="00000000" w:rsidRDefault="00000000" w:rsidRPr="00000000" w14:paraId="000000F8">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Соотнесение именованных сущностей в текстах на двух языках усложняется разными система письменности: кириллица в русском переводе и латиница, траслитерированная с деванагари, в санскритском оригинале. Для приведения текстов к одной системе письма санскритская латиница была транслитерирована в кириллицу. Как это было реализовано в программе, каждое слово из санскритского оригинального текста передавалось в функцию, которая приводила его к кириллице. Приведение латинских букв к кириллическим осуществлялось с помощью готовых файлов с перечисленными соответствиями (</w:t>
      </w:r>
      <w:r w:rsidDel="00000000" w:rsidR="00000000" w:rsidRPr="00000000">
        <w:rPr>
          <w:rFonts w:ascii="Times New Roman" w:cs="Times New Roman" w:eastAsia="Times New Roman" w:hAnsi="Times New Roman"/>
          <w:i w:val="1"/>
          <w:color w:val="212121"/>
          <w:sz w:val="24"/>
          <w:szCs w:val="24"/>
          <w:highlight w:val="white"/>
          <w:rtl w:val="0"/>
        </w:rPr>
        <w:t xml:space="preserve">translation.txt</w:t>
      </w:r>
      <w:r w:rsidDel="00000000" w:rsidR="00000000" w:rsidRPr="00000000">
        <w:rPr>
          <w:rFonts w:ascii="Times New Roman" w:cs="Times New Roman" w:eastAsia="Times New Roman" w:hAnsi="Times New Roman"/>
          <w:color w:val="212121"/>
          <w:sz w:val="24"/>
          <w:szCs w:val="24"/>
          <w:highlight w:val="white"/>
          <w:rtl w:val="0"/>
        </w:rPr>
        <w:t xml:space="preserve"> и </w:t>
      </w:r>
      <w:r w:rsidDel="00000000" w:rsidR="00000000" w:rsidRPr="00000000">
        <w:rPr>
          <w:rFonts w:ascii="Times New Roman" w:cs="Times New Roman" w:eastAsia="Times New Roman" w:hAnsi="Times New Roman"/>
          <w:i w:val="1"/>
          <w:color w:val="212121"/>
          <w:sz w:val="24"/>
          <w:szCs w:val="24"/>
          <w:highlight w:val="white"/>
          <w:rtl w:val="0"/>
        </w:rPr>
        <w:t xml:space="preserve">correct_trans.txt</w:t>
      </w:r>
      <w:r w:rsidDel="00000000" w:rsidR="00000000" w:rsidRPr="00000000">
        <w:rPr>
          <w:rFonts w:ascii="Times New Roman" w:cs="Times New Roman" w:eastAsia="Times New Roman" w:hAnsi="Times New Roman"/>
          <w:color w:val="212121"/>
          <w:sz w:val="24"/>
          <w:szCs w:val="24"/>
          <w:highlight w:val="white"/>
          <w:rtl w:val="0"/>
        </w:rPr>
        <w:t xml:space="preserve">). Первый файл содержит 71 правило соответствия латиницы кириллице (как букв, так и буквосочетаний), среди которых следующие:</w:t>
      </w:r>
      <w:r w:rsidDel="00000000" w:rsidR="00000000" w:rsidRPr="00000000">
        <w:rPr>
          <w:rFonts w:ascii="Times New Roman" w:cs="Times New Roman" w:eastAsia="Times New Roman" w:hAnsi="Times New Roman"/>
          <w:i w:val="1"/>
          <w:color w:val="212121"/>
          <w:sz w:val="24"/>
          <w:szCs w:val="24"/>
          <w:highlight w:val="white"/>
          <w:rtl w:val="0"/>
        </w:rPr>
        <w:t xml:space="preserve"> jña - джня, y - ьй, nyu - нья, ṝ - ри, ṣ - ш </w:t>
      </w:r>
      <w:r w:rsidDel="00000000" w:rsidR="00000000" w:rsidRPr="00000000">
        <w:rPr>
          <w:rFonts w:ascii="Times New Roman" w:cs="Times New Roman" w:eastAsia="Times New Roman" w:hAnsi="Times New Roman"/>
          <w:color w:val="212121"/>
          <w:sz w:val="24"/>
          <w:szCs w:val="24"/>
          <w:highlight w:val="white"/>
          <w:rtl w:val="0"/>
        </w:rPr>
        <w:t xml:space="preserve">и т. д. Другой файл содержит 22 правила, приводящие “ненормальные” для русского языка буквосочетания к нормальным: </w:t>
      </w:r>
      <w:r w:rsidDel="00000000" w:rsidR="00000000" w:rsidRPr="00000000">
        <w:rPr>
          <w:rFonts w:ascii="Times New Roman" w:cs="Times New Roman" w:eastAsia="Times New Roman" w:hAnsi="Times New Roman"/>
          <w:i w:val="1"/>
          <w:color w:val="212121"/>
          <w:sz w:val="24"/>
          <w:szCs w:val="24"/>
          <w:highlight w:val="white"/>
          <w:rtl w:val="0"/>
        </w:rPr>
        <w:t xml:space="preserve">вйа - вья, рйо - рьо, эь - э, йу - ю</w:t>
      </w:r>
      <w:r w:rsidDel="00000000" w:rsidR="00000000" w:rsidRPr="00000000">
        <w:rPr>
          <w:rFonts w:ascii="Times New Roman" w:cs="Times New Roman" w:eastAsia="Times New Roman" w:hAnsi="Times New Roman"/>
          <w:color w:val="212121"/>
          <w:sz w:val="24"/>
          <w:szCs w:val="24"/>
          <w:highlight w:val="white"/>
          <w:rtl w:val="0"/>
        </w:rPr>
        <w:t xml:space="preserve"> и т. д. То есть после использования первого файла и транслитерирования латиницы в кириллицу в некоторых случаях получились буквосочетания, нетипичные для русского языка (</w:t>
      </w:r>
      <w:r w:rsidDel="00000000" w:rsidR="00000000" w:rsidRPr="00000000">
        <w:rPr>
          <w:rFonts w:ascii="Times New Roman" w:cs="Times New Roman" w:eastAsia="Times New Roman" w:hAnsi="Times New Roman"/>
          <w:i w:val="1"/>
          <w:color w:val="212121"/>
          <w:sz w:val="24"/>
          <w:szCs w:val="24"/>
          <w:highlight w:val="white"/>
          <w:rtl w:val="0"/>
        </w:rPr>
        <w:t xml:space="preserve">ьэ, еь, ртт, ьйа, йе</w:t>
      </w:r>
      <w:r w:rsidDel="00000000" w:rsidR="00000000" w:rsidRPr="00000000">
        <w:rPr>
          <w:rFonts w:ascii="Times New Roman" w:cs="Times New Roman" w:eastAsia="Times New Roman" w:hAnsi="Times New Roman"/>
          <w:color w:val="212121"/>
          <w:sz w:val="24"/>
          <w:szCs w:val="24"/>
          <w:highlight w:val="white"/>
          <w:rtl w:val="0"/>
        </w:rPr>
        <w:t xml:space="preserve"> и т. д.), которые с помощью информации из второго файла были приведены к тем, которые приняты в орфографии санскритизмов в русском языке.</w:t>
      </w:r>
    </w:p>
    <w:p w:rsidR="00000000" w:rsidDel="00000000" w:rsidP="00000000" w:rsidRDefault="00000000" w:rsidRPr="00000000" w14:paraId="000000F9">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Алгоритм, находящий соответствия именованных сущностей в санскрите и русском языке, выглядел следующим образом. В его основе лежали наработки, полученные на предыдущих этапах, отвечающие за поиск санскритских именованных сущностей в русском тексте. Файл с корпусом </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i w:val="1"/>
          <w:sz w:val="24"/>
          <w:szCs w:val="24"/>
          <w:highlight w:val="white"/>
          <w:rtl w:val="0"/>
        </w:rPr>
        <w:t xml:space="preserve">aranyakaparva_corpus2.txt</w:t>
      </w:r>
      <w:r w:rsidDel="00000000" w:rsidR="00000000" w:rsidRPr="00000000">
        <w:rPr>
          <w:rFonts w:ascii="Times New Roman" w:cs="Times New Roman" w:eastAsia="Times New Roman" w:hAnsi="Times New Roman"/>
          <w:sz w:val="24"/>
          <w:szCs w:val="24"/>
          <w:highlight w:val="white"/>
          <w:rtl w:val="0"/>
        </w:rPr>
        <w:t xml:space="preserve">), содержащий текст оригинала и перевода 3-го тома Махабхараты, был предварительно разбит на </w:t>
      </w:r>
      <w:r w:rsidDel="00000000" w:rsidR="00000000" w:rsidRPr="00000000">
        <w:rPr>
          <w:rFonts w:ascii="Times New Roman" w:cs="Times New Roman" w:eastAsia="Times New Roman" w:hAnsi="Times New Roman"/>
          <w:sz w:val="24"/>
          <w:szCs w:val="24"/>
          <w:highlight w:val="white"/>
          <w:rtl w:val="0"/>
        </w:rPr>
        <w:t xml:space="preserve">части </w:t>
      </w:r>
      <w:r w:rsidDel="00000000" w:rsidR="00000000" w:rsidRPr="00000000">
        <w:rPr>
          <w:rFonts w:ascii="Times New Roman" w:cs="Times New Roman" w:eastAsia="Times New Roman" w:hAnsi="Times New Roman"/>
          <w:sz w:val="24"/>
          <w:szCs w:val="24"/>
          <w:highlight w:val="white"/>
          <w:rtl w:val="0"/>
        </w:rPr>
        <w:t xml:space="preserve"> (соотнесенные по номеру с помощью регулярного выражения в формате: </w:t>
      </w:r>
      <w:r w:rsidDel="00000000" w:rsidR="00000000" w:rsidRPr="00000000">
        <w:rPr>
          <w:rFonts w:ascii="Times New Roman" w:cs="Times New Roman" w:eastAsia="Times New Roman" w:hAnsi="Times New Roman"/>
          <w:i w:val="1"/>
          <w:sz w:val="24"/>
          <w:szCs w:val="24"/>
          <w:highlight w:val="white"/>
          <w:rtl w:val="0"/>
        </w:rPr>
        <w:t xml:space="preserve">номер  </w:t>
      </w:r>
      <w:r w:rsidDel="00000000" w:rsidR="00000000" w:rsidRPr="00000000">
        <w:rPr>
          <w:rFonts w:ascii="Times New Roman" w:cs="Times New Roman" w:eastAsia="Times New Roman" w:hAnsi="Times New Roman"/>
          <w:i w:val="1"/>
          <w:sz w:val="24"/>
          <w:szCs w:val="24"/>
          <w:highlight w:val="white"/>
          <w:rtl w:val="0"/>
        </w:rPr>
        <w:t xml:space="preserve">фрагмента;</w:t>
      </w:r>
      <w:r w:rsidDel="00000000" w:rsidR="00000000" w:rsidRPr="00000000">
        <w:rPr>
          <w:rFonts w:ascii="Times New Roman" w:cs="Times New Roman" w:eastAsia="Times New Roman" w:hAnsi="Times New Roman"/>
          <w:i w:val="1"/>
          <w:sz w:val="24"/>
          <w:szCs w:val="24"/>
          <w:highlight w:val="white"/>
          <w:rtl w:val="0"/>
        </w:rPr>
        <w:t xml:space="preserve"> текст оригинала; соответствующий ему текст перевода</w:t>
      </w:r>
      <w:r w:rsidDel="00000000" w:rsidR="00000000" w:rsidRPr="00000000">
        <w:rPr>
          <w:rFonts w:ascii="Times New Roman" w:cs="Times New Roman" w:eastAsia="Times New Roman" w:hAnsi="Times New Roman"/>
          <w:sz w:val="24"/>
          <w:szCs w:val="24"/>
          <w:highlight w:val="white"/>
          <w:rtl w:val="0"/>
        </w:rPr>
        <w:t xml:space="preserve"> - см. пример в Приложении 10), которые впоследствии обрабатывались поочередно. </w:t>
      </w:r>
      <w:r w:rsidDel="00000000" w:rsidR="00000000" w:rsidRPr="00000000">
        <w:rPr>
          <w:rFonts w:ascii="Times New Roman" w:cs="Times New Roman" w:eastAsia="Times New Roman" w:hAnsi="Times New Roman"/>
          <w:color w:val="212121"/>
          <w:sz w:val="24"/>
          <w:szCs w:val="24"/>
          <w:highlight w:val="white"/>
          <w:rtl w:val="0"/>
        </w:rPr>
        <w:t xml:space="preserve">Итак, сначала программа производила поиск санскритизмов в тексте перевода (</w:t>
      </w:r>
      <w:r w:rsidDel="00000000" w:rsidR="00000000" w:rsidRPr="00000000">
        <w:rPr>
          <w:rFonts w:ascii="Times New Roman" w:cs="Times New Roman" w:eastAsia="Times New Roman" w:hAnsi="Times New Roman"/>
          <w:sz w:val="24"/>
          <w:szCs w:val="24"/>
          <w:highlight w:val="white"/>
          <w:rtl w:val="0"/>
        </w:rPr>
        <w:t xml:space="preserve">части</w:t>
      </w:r>
      <w:r w:rsidDel="00000000" w:rsidR="00000000" w:rsidRPr="00000000">
        <w:rPr>
          <w:rFonts w:ascii="Times New Roman" w:cs="Times New Roman" w:eastAsia="Times New Roman" w:hAnsi="Times New Roman"/>
          <w:color w:val="212121"/>
          <w:sz w:val="24"/>
          <w:szCs w:val="24"/>
          <w:highlight w:val="white"/>
          <w:rtl w:val="0"/>
        </w:rPr>
        <w:t xml:space="preserve">), сохраняя само слово и его индекс в предложении. Затем система переходила к тексту оригинала, соответствующему по номеру тексту перевода, и траслитерировала  каждое санскритское слово в кириллицу, сравнивая его с извлеченными санскритизмами из русского текста (с помощью того же алгоритма, по которому происходило извлечение именованных сущностей из текста перевода). Когда программа находила соответствие, то сохраняла это слово и, также как и в случае с русским текстом, его индекс. Также система сравнивала длину русского санскритизма и именованной сущности в оригинале и, если различие в длинах слов было значительным (случай со сложными санскритскими словами, содержащими несколько корней), сохраняла только ту часть слова, которая содержит нужный корень и соответствует санскритизму из перевода - такое решение было необходимым для правильного последующего выделения именованных сущностей в тексте. Так, результатом работы программы стал список следующего формата: (</w:t>
      </w:r>
      <w:r w:rsidDel="00000000" w:rsidR="00000000" w:rsidRPr="00000000">
        <w:rPr>
          <w:rFonts w:ascii="Times New Roman" w:cs="Times New Roman" w:eastAsia="Times New Roman" w:hAnsi="Times New Roman"/>
          <w:i w:val="1"/>
          <w:color w:val="212121"/>
          <w:sz w:val="24"/>
          <w:szCs w:val="24"/>
          <w:highlight w:val="white"/>
          <w:rtl w:val="0"/>
        </w:rPr>
        <w:t xml:space="preserve">номер фрагмента текста, [индекс, именованная сущность из оригинала], [индекс, именованная сущность из перевода]</w:t>
      </w:r>
      <w:r w:rsidDel="00000000" w:rsidR="00000000" w:rsidRPr="00000000">
        <w:rPr>
          <w:rFonts w:ascii="Times New Roman" w:cs="Times New Roman" w:eastAsia="Times New Roman" w:hAnsi="Times New Roman"/>
          <w:color w:val="212121"/>
          <w:sz w:val="24"/>
          <w:szCs w:val="24"/>
          <w:highlight w:val="white"/>
          <w:rtl w:val="0"/>
        </w:rPr>
        <w:t xml:space="preserve">)</w:t>
      </w:r>
      <w:r w:rsidDel="00000000" w:rsidR="00000000" w:rsidRPr="00000000">
        <w:rPr>
          <w:rFonts w:ascii="Times New Roman" w:cs="Times New Roman" w:eastAsia="Times New Roman" w:hAnsi="Times New Roman"/>
          <w:i w:val="1"/>
          <w:color w:val="212121"/>
          <w:sz w:val="24"/>
          <w:szCs w:val="24"/>
          <w:highlight w:val="white"/>
          <w:rtl w:val="0"/>
        </w:rPr>
        <w:t xml:space="preserve"> </w:t>
      </w:r>
      <w:r w:rsidDel="00000000" w:rsidR="00000000" w:rsidRPr="00000000">
        <w:rPr>
          <w:rFonts w:ascii="Times New Roman" w:cs="Times New Roman" w:eastAsia="Times New Roman" w:hAnsi="Times New Roman"/>
          <w:color w:val="212121"/>
          <w:sz w:val="24"/>
          <w:szCs w:val="24"/>
          <w:highlight w:val="white"/>
          <w:rtl w:val="0"/>
        </w:rPr>
        <w:t xml:space="preserve">- см. пример в Приложении 9.</w:t>
      </w:r>
    </w:p>
    <w:p w:rsidR="00000000" w:rsidDel="00000000" w:rsidP="00000000" w:rsidRDefault="00000000" w:rsidRPr="00000000" w14:paraId="000000FA">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12121"/>
          <w:sz w:val="24"/>
          <w:szCs w:val="24"/>
          <w:highlight w:val="white"/>
          <w:rtl w:val="0"/>
        </w:rPr>
        <w:t xml:space="preserve">После получения списка соответствия именованных сущностей из санскритского и русского текстов отдельная функция программа выполняла их выделение цветом. Соответствующие друг другу именованные сущности выделялись одним и тем же цветом. См. пример в Приложении 11.</w:t>
      </w:r>
      <w:r w:rsidDel="00000000" w:rsidR="00000000" w:rsidRPr="00000000">
        <w:rPr>
          <w:rtl w:val="0"/>
        </w:rPr>
      </w:r>
    </w:p>
    <w:p w:rsidR="00000000" w:rsidDel="00000000" w:rsidP="00000000" w:rsidRDefault="00000000" w:rsidRPr="00000000" w14:paraId="000000FB">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ЗАКЛЮЧЕНИЕ</w:t>
      </w:r>
      <w:r w:rsidDel="00000000" w:rsidR="00000000" w:rsidRPr="00000000">
        <w:rPr>
          <w:rtl w:val="0"/>
        </w:rPr>
      </w:r>
    </w:p>
    <w:p w:rsidR="00000000" w:rsidDel="00000000" w:rsidP="00000000" w:rsidRDefault="00000000" w:rsidRPr="00000000" w14:paraId="000000F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настоящей работе была исследована эффективность применения основных морфологических анализаторов для русского языка в сочетании с дополнительными методами в вопросе выделения и обработки санскритских именованных сущностей в русском переводе древнеиндийских эпосов Махабхарата и Рамаяна (на примере одного тома). </w:t>
      </w:r>
    </w:p>
    <w:p w:rsidR="00000000" w:rsidDel="00000000" w:rsidP="00000000" w:rsidRDefault="00000000" w:rsidRPr="00000000" w14:paraId="000000F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Среди четырех анализаторов - </w:t>
      </w:r>
      <w:r w:rsidDel="00000000" w:rsidR="00000000" w:rsidRPr="00000000">
        <w:rPr>
          <w:rFonts w:ascii="Times New Roman" w:cs="Times New Roman" w:eastAsia="Times New Roman" w:hAnsi="Times New Roman"/>
          <w:i w:val="1"/>
          <w:sz w:val="24"/>
          <w:szCs w:val="24"/>
          <w:rtl w:val="0"/>
        </w:rPr>
        <w:t xml:space="preserve">pymorphy2, mystem, stemmer Snowball</w:t>
      </w:r>
      <w:r w:rsidDel="00000000" w:rsidR="00000000" w:rsidRPr="00000000">
        <w:rPr>
          <w:rFonts w:ascii="Times New Roman" w:cs="Times New Roman" w:eastAsia="Times New Roman" w:hAnsi="Times New Roman"/>
          <w:sz w:val="24"/>
          <w:szCs w:val="24"/>
          <w:rtl w:val="0"/>
        </w:rPr>
        <w:t xml:space="preserve"> и</w:t>
      </w:r>
      <w:r w:rsidDel="00000000" w:rsidR="00000000" w:rsidRPr="00000000">
        <w:rPr>
          <w:rFonts w:ascii="Times New Roman" w:cs="Times New Roman" w:eastAsia="Times New Roman" w:hAnsi="Times New Roman"/>
          <w:i w:val="1"/>
          <w:sz w:val="24"/>
          <w:szCs w:val="24"/>
          <w:rtl w:val="0"/>
        </w:rPr>
        <w:t xml:space="preserve"> deeppavlov </w:t>
      </w:r>
      <w:r w:rsidDel="00000000" w:rsidR="00000000" w:rsidRPr="00000000">
        <w:rPr>
          <w:rFonts w:ascii="Times New Roman" w:cs="Times New Roman" w:eastAsia="Times New Roman" w:hAnsi="Times New Roman"/>
          <w:sz w:val="24"/>
          <w:szCs w:val="24"/>
          <w:rtl w:val="0"/>
        </w:rPr>
        <w:t xml:space="preserve">- наибольшую результативность в решении задачи продемонстрировал последний. Это можно объяснить тем, что, в отличие от других протестированных инструментов обработки естественного языка,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разработан недавно и построен на основе нейронной сети BERT.  Стоит также заметить, что </w:t>
      </w:r>
      <w:r w:rsidDel="00000000" w:rsidR="00000000" w:rsidRPr="00000000">
        <w:rPr>
          <w:rFonts w:ascii="Times New Roman" w:cs="Times New Roman" w:eastAsia="Times New Roman" w:hAnsi="Times New Roman"/>
          <w:i w:val="1"/>
          <w:sz w:val="24"/>
          <w:szCs w:val="24"/>
          <w:rtl w:val="0"/>
        </w:rPr>
        <w:t xml:space="preserve">mystem</w:t>
      </w:r>
      <w:r w:rsidDel="00000000" w:rsidR="00000000" w:rsidRPr="00000000">
        <w:rPr>
          <w:rFonts w:ascii="Times New Roman" w:cs="Times New Roman" w:eastAsia="Times New Roman" w:hAnsi="Times New Roman"/>
          <w:sz w:val="24"/>
          <w:szCs w:val="24"/>
          <w:rtl w:val="0"/>
        </w:rPr>
        <w:t xml:space="preserve">, являющийся главным инструментом обработки НКРЯ, не справился с лемматизацией заимствованной лексики, так как часто приписывал таким словам неверную часть речи (н-р, </w:t>
      </w:r>
      <w:r w:rsidDel="00000000" w:rsidR="00000000" w:rsidRPr="00000000">
        <w:rPr>
          <w:rFonts w:ascii="Times New Roman" w:cs="Times New Roman" w:eastAsia="Times New Roman" w:hAnsi="Times New Roman"/>
          <w:i w:val="1"/>
          <w:sz w:val="24"/>
          <w:szCs w:val="24"/>
          <w:rtl w:val="0"/>
        </w:rPr>
        <w:t xml:space="preserve">Махабхараты - </w:t>
      </w:r>
      <w:r w:rsidDel="00000000" w:rsidR="00000000" w:rsidRPr="00000000">
        <w:rPr>
          <w:rFonts w:ascii="Times New Roman" w:cs="Times New Roman" w:eastAsia="Times New Roman" w:hAnsi="Times New Roman"/>
          <w:i w:val="1"/>
          <w:sz w:val="24"/>
          <w:szCs w:val="24"/>
          <w:rtl w:val="0"/>
        </w:rPr>
        <w:t xml:space="preserve">махабхаратный</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spacing w:after="240" w:before="24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sz w:val="24"/>
          <w:szCs w:val="24"/>
          <w:rtl w:val="0"/>
        </w:rPr>
        <w:t xml:space="preserve">На основе существующих указателей к 3-му тому Махабхараты были охарактеризованы типы рубрик, фигурирующие в печатных указателях. Некоторые из рубрик указателя были выделены вручную и сохранены для использования в получении автоматического указателя. Дополнительной обработке подверглись рубрики, содержащие исконно русские слова: были получены их полные парадигмы для дальнейшего поиска в тексте.</w:t>
      </w:r>
      <w:r w:rsidDel="00000000" w:rsidR="00000000" w:rsidRPr="00000000">
        <w:rPr>
          <w:rtl w:val="0"/>
        </w:rPr>
      </w:r>
    </w:p>
    <w:p w:rsidR="00000000" w:rsidDel="00000000" w:rsidP="00000000" w:rsidRDefault="00000000" w:rsidRPr="00000000" w14:paraId="000000F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Созданная система обработки санскритских имен и терминов в русском языке: 1) основывается на выведенных морфологических правилах; 2) использует списки санскритских слов и Серенсена, корпус русских слов (полученный с сайта OpenCorpora), а также собранные вручную списки рубрик из печатного указателя к 3-му тому Махабхараты; 3) задействует падежную информацию из синтаксического анализа предложений, полученных анализатором </w:t>
      </w:r>
      <w:r w:rsidDel="00000000" w:rsidR="00000000" w:rsidRPr="00000000">
        <w:rPr>
          <w:rFonts w:ascii="Times New Roman" w:cs="Times New Roman" w:eastAsia="Times New Roman" w:hAnsi="Times New Roman"/>
          <w:i w:val="1"/>
          <w:sz w:val="24"/>
          <w:szCs w:val="24"/>
          <w:rtl w:val="0"/>
        </w:rPr>
        <w:t xml:space="preserve">deeppavlov</w:t>
      </w:r>
      <w:r w:rsidDel="00000000" w:rsidR="00000000" w:rsidRPr="00000000">
        <w:rPr>
          <w:rFonts w:ascii="Times New Roman" w:cs="Times New Roman" w:eastAsia="Times New Roman" w:hAnsi="Times New Roman"/>
          <w:sz w:val="24"/>
          <w:szCs w:val="24"/>
          <w:rtl w:val="0"/>
        </w:rPr>
        <w:t xml:space="preserve">. Извлечение санскритских именованных сущностей выполняется с точностью 98%, лемматизация - 98% (здесь стоит учитывать, что в автоматический указатель вошли сущности как в единственном, так и во множественном числе, и, если форма номинатива (независимо от числа) верна, то лемма принималась за верную).</w:t>
      </w:r>
    </w:p>
    <w:p w:rsidR="00000000" w:rsidDel="00000000" w:rsidP="00000000" w:rsidRDefault="00000000" w:rsidRPr="00000000" w14:paraId="0000010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полученных наработок, отвечающих за выявление именованных сущностей в русском переводе, была далее применена в разметке параллельного санскритско-русского корпуса. Выделение имен в корпусе происходило в два этапа. На первом так же, как это осуществлялось ранее, производился поиск имен собственных в русском тексте. Затем в соответствующем фрагменте оригинала находились соответствия им посредством приведения латинской письменности к кириллической. Таким образом был обработан текст 3-го тома Махабхараты.</w:t>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Подводя итог, наше исследование позволило разработать систему извлечения и обработки санскритских именованных сущностей в русском тексте, которая получила продолжение в генерации автоматических указателей к древнеиндийским эпосам и разметке параллельного санскритско-русского корпуса.</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БИБЛИОГРАФИЯ</w:t>
      </w:r>
      <w:r w:rsidDel="00000000" w:rsidR="00000000" w:rsidRPr="00000000">
        <w:rPr>
          <w:rtl w:val="0"/>
        </w:rPr>
      </w:r>
    </w:p>
    <w:p w:rsidR="00000000" w:rsidDel="00000000" w:rsidP="00000000" w:rsidRDefault="00000000" w:rsidRPr="00000000" w14:paraId="00000103">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Абрамович 1986 - А. Я. Абрамович. </w:t>
      </w:r>
      <w:r w:rsidDel="00000000" w:rsidR="00000000" w:rsidRPr="00000000">
        <w:rPr>
          <w:rFonts w:ascii="Times New Roman" w:cs="Times New Roman" w:eastAsia="Times New Roman" w:hAnsi="Times New Roman"/>
          <w:i w:val="1"/>
          <w:sz w:val="24"/>
          <w:szCs w:val="24"/>
          <w:rtl w:val="0"/>
        </w:rPr>
        <w:t xml:space="preserve">Словарь иностранных слов</w:t>
      </w:r>
      <w:r w:rsidDel="00000000" w:rsidR="00000000" w:rsidRPr="00000000">
        <w:rPr>
          <w:rFonts w:ascii="Times New Roman" w:cs="Times New Roman" w:eastAsia="Times New Roman" w:hAnsi="Times New Roman"/>
          <w:sz w:val="24"/>
          <w:szCs w:val="24"/>
          <w:rtl w:val="0"/>
        </w:rPr>
        <w:t xml:space="preserve">. М.: Рус. яз., 1986.</w:t>
      </w:r>
    </w:p>
    <w:p w:rsidR="00000000" w:rsidDel="00000000" w:rsidP="00000000" w:rsidRDefault="00000000" w:rsidRPr="00000000" w14:paraId="00000104">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Антонова, Соловьев 2013 - А. Ю. Антонова, А. Н. Соловьев. Использование метода условных случайных полей для обработки текстов на русском языке. // </w:t>
      </w:r>
      <w:r w:rsidDel="00000000" w:rsidR="00000000" w:rsidRPr="00000000">
        <w:rPr>
          <w:rFonts w:ascii="Times New Roman" w:cs="Times New Roman" w:eastAsia="Times New Roman" w:hAnsi="Times New Roman"/>
          <w:i w:val="1"/>
          <w:sz w:val="24"/>
          <w:szCs w:val="24"/>
          <w:rtl w:val="0"/>
        </w:rPr>
        <w:t xml:space="preserve">Компьютерная лингвистика и интеллектуальные технологии</w:t>
      </w:r>
      <w:r w:rsidDel="00000000" w:rsidR="00000000" w:rsidRPr="00000000">
        <w:rPr>
          <w:rFonts w:ascii="Times New Roman" w:cs="Times New Roman" w:eastAsia="Times New Roman" w:hAnsi="Times New Roman"/>
          <w:sz w:val="24"/>
          <w:szCs w:val="24"/>
          <w:rtl w:val="0"/>
        </w:rPr>
        <w:t xml:space="preserve">, 2013.</w:t>
      </w:r>
    </w:p>
    <w:p w:rsidR="00000000" w:rsidDel="00000000" w:rsidP="00000000" w:rsidRDefault="00000000" w:rsidRPr="00000000" w14:paraId="00000105">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Боголюбов 1987 - М. Н. Боголюбов. </w:t>
      </w:r>
      <w:r w:rsidDel="00000000" w:rsidR="00000000" w:rsidRPr="00000000">
        <w:rPr>
          <w:rFonts w:ascii="Times New Roman" w:cs="Times New Roman" w:eastAsia="Times New Roman" w:hAnsi="Times New Roman"/>
          <w:i w:val="1"/>
          <w:sz w:val="24"/>
          <w:szCs w:val="24"/>
          <w:rtl w:val="0"/>
        </w:rPr>
        <w:t xml:space="preserve">Книга 3. Лесная (Араньякапарва)</w:t>
      </w:r>
      <w:r w:rsidDel="00000000" w:rsidR="00000000" w:rsidRPr="00000000">
        <w:rPr>
          <w:rFonts w:ascii="Times New Roman" w:cs="Times New Roman" w:eastAsia="Times New Roman" w:hAnsi="Times New Roman"/>
          <w:sz w:val="24"/>
          <w:szCs w:val="24"/>
          <w:rtl w:val="0"/>
        </w:rPr>
        <w:t xml:space="preserve">. М.: Наука (ГРВЛ), 1987.</w:t>
      </w:r>
    </w:p>
    <w:p w:rsidR="00000000" w:rsidDel="00000000" w:rsidP="00000000" w:rsidRDefault="00000000" w:rsidRPr="00000000" w14:paraId="00000106">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Большакова, Ефремова 2015 - Е. И. Большакова, Н. Э. Ефремова. </w:t>
      </w:r>
      <w:r w:rsidDel="00000000" w:rsidR="00000000" w:rsidRPr="00000000">
        <w:rPr>
          <w:rFonts w:ascii="Times New Roman" w:cs="Times New Roman" w:eastAsia="Times New Roman" w:hAnsi="Times New Roman"/>
          <w:i w:val="1"/>
          <w:sz w:val="24"/>
          <w:szCs w:val="24"/>
          <w:rtl w:val="0"/>
        </w:rPr>
        <w:t xml:space="preserve">Инструментальные средства для разработки систем извлечения информации из русскоязычных текстов. </w:t>
      </w:r>
      <w:r w:rsidDel="00000000" w:rsidR="00000000" w:rsidRPr="00000000">
        <w:rPr>
          <w:rFonts w:ascii="Times New Roman" w:cs="Times New Roman" w:eastAsia="Times New Roman" w:hAnsi="Times New Roman"/>
          <w:sz w:val="24"/>
          <w:szCs w:val="24"/>
          <w:rtl w:val="0"/>
        </w:rPr>
        <w:t xml:space="preserve">М., 2015.</w:t>
      </w:r>
    </w:p>
    <w:p w:rsidR="00000000" w:rsidDel="00000000" w:rsidP="00000000" w:rsidRDefault="00000000" w:rsidRPr="00000000" w14:paraId="00000107">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Ефремова 2000 - Т. Ф. Ефремова. </w:t>
      </w:r>
      <w:r w:rsidDel="00000000" w:rsidR="00000000" w:rsidRPr="00000000">
        <w:rPr>
          <w:rFonts w:ascii="Times New Roman" w:cs="Times New Roman" w:eastAsia="Times New Roman" w:hAnsi="Times New Roman"/>
          <w:i w:val="1"/>
          <w:sz w:val="24"/>
          <w:szCs w:val="24"/>
          <w:rtl w:val="0"/>
        </w:rPr>
        <w:t xml:space="preserve">Новый словарь русского языка. Толково-словообразовательный</w:t>
      </w:r>
      <w:r w:rsidDel="00000000" w:rsidR="00000000" w:rsidRPr="00000000">
        <w:rPr>
          <w:rFonts w:ascii="Times New Roman" w:cs="Times New Roman" w:eastAsia="Times New Roman" w:hAnsi="Times New Roman"/>
          <w:sz w:val="24"/>
          <w:szCs w:val="24"/>
          <w:rtl w:val="0"/>
        </w:rPr>
        <w:t xml:space="preserve">. М.: Русский язык, 2000.</w:t>
      </w:r>
    </w:p>
    <w:p w:rsidR="00000000" w:rsidDel="00000000" w:rsidP="00000000" w:rsidRDefault="00000000" w:rsidRPr="00000000" w14:paraId="00000108">
      <w:pPr>
        <w:spacing w:after="0"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Зализняк 1977 - А. А. Зализняк. </w:t>
      </w:r>
      <w:r w:rsidDel="00000000" w:rsidR="00000000" w:rsidRPr="00000000">
        <w:rPr>
          <w:rFonts w:ascii="Times New Roman" w:cs="Times New Roman" w:eastAsia="Times New Roman" w:hAnsi="Times New Roman"/>
          <w:i w:val="1"/>
          <w:sz w:val="24"/>
          <w:szCs w:val="24"/>
          <w:rtl w:val="0"/>
        </w:rPr>
        <w:t xml:space="preserve">Грамматический словарь русского языка: Словоизменение.</w:t>
      </w:r>
      <w:r w:rsidDel="00000000" w:rsidR="00000000" w:rsidRPr="00000000">
        <w:rPr>
          <w:rFonts w:ascii="Times New Roman" w:cs="Times New Roman" w:eastAsia="Times New Roman" w:hAnsi="Times New Roman"/>
          <w:sz w:val="24"/>
          <w:szCs w:val="24"/>
          <w:rtl w:val="0"/>
        </w:rPr>
        <w:t xml:space="preserve"> М.: Русский язык, 1977.</w:t>
      </w:r>
    </w:p>
    <w:p w:rsidR="00000000" w:rsidDel="00000000" w:rsidP="00000000" w:rsidRDefault="00000000" w:rsidRPr="00000000" w14:paraId="00000109">
      <w:pPr>
        <w:spacing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Ляшевская 2007 - О. Н. Ляшевская. К проблеме лемматизации несловарных слов. // </w:t>
      </w:r>
      <w:r w:rsidDel="00000000" w:rsidR="00000000" w:rsidRPr="00000000">
        <w:rPr>
          <w:rFonts w:ascii="Times New Roman" w:cs="Times New Roman" w:eastAsia="Times New Roman" w:hAnsi="Times New Roman"/>
          <w:i w:val="1"/>
          <w:sz w:val="24"/>
          <w:szCs w:val="24"/>
          <w:rtl w:val="0"/>
        </w:rPr>
        <w:t xml:space="preserve">Компьютерная лингвистика и интеллектуальные технологии: Труды международной конференции “Диалог 2007”.</w:t>
      </w:r>
      <w:r w:rsidDel="00000000" w:rsidR="00000000" w:rsidRPr="00000000">
        <w:rPr>
          <w:rFonts w:ascii="Times New Roman" w:cs="Times New Roman" w:eastAsia="Times New Roman" w:hAnsi="Times New Roman"/>
          <w:sz w:val="24"/>
          <w:szCs w:val="24"/>
          <w:rtl w:val="0"/>
        </w:rPr>
        <w:t xml:space="preserve"> М.: РГГУ, 2007.</w:t>
      </w:r>
    </w:p>
    <w:p w:rsidR="00000000" w:rsidDel="00000000" w:rsidP="00000000" w:rsidRDefault="00000000" w:rsidRPr="00000000" w14:paraId="0000010A">
      <w:pPr>
        <w:spacing w:before="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Мильчин 1974 - А. Э. Мильчин. </w:t>
      </w:r>
      <w:r w:rsidDel="00000000" w:rsidR="00000000" w:rsidRPr="00000000">
        <w:rPr>
          <w:rFonts w:ascii="Times New Roman" w:cs="Times New Roman" w:eastAsia="Times New Roman" w:hAnsi="Times New Roman"/>
          <w:i w:val="1"/>
          <w:sz w:val="24"/>
          <w:szCs w:val="24"/>
          <w:rtl w:val="0"/>
        </w:rPr>
        <w:t xml:space="preserve">Справочная книга корректора и редактора</w:t>
      </w:r>
      <w:r w:rsidDel="00000000" w:rsidR="00000000" w:rsidRPr="00000000">
        <w:rPr>
          <w:rFonts w:ascii="Times New Roman" w:cs="Times New Roman" w:eastAsia="Times New Roman" w:hAnsi="Times New Roman"/>
          <w:sz w:val="24"/>
          <w:szCs w:val="24"/>
          <w:rtl w:val="0"/>
        </w:rPr>
        <w:t xml:space="preserve">. М.: Книга, 1974.</w:t>
      </w:r>
    </w:p>
    <w:p w:rsidR="00000000" w:rsidDel="00000000" w:rsidP="00000000" w:rsidRDefault="00000000" w:rsidRPr="00000000" w14:paraId="0000010B">
      <w:pPr>
        <w:spacing w:after="0" w:before="0" w:line="36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Подобряев 2013 - А. В. Подобряев. </w:t>
      </w:r>
      <w:r w:rsidDel="00000000" w:rsidR="00000000" w:rsidRPr="00000000">
        <w:rPr>
          <w:rFonts w:ascii="Times New Roman" w:cs="Times New Roman" w:eastAsia="Times New Roman" w:hAnsi="Times New Roman"/>
          <w:color w:val="333333"/>
          <w:sz w:val="24"/>
          <w:szCs w:val="24"/>
          <w:rtl w:val="0"/>
        </w:rPr>
        <w:t xml:space="preserve">Поиск упоминаний лиц в новостных текстах с использованием CRF модели. //</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i w:val="1"/>
          <w:color w:val="333333"/>
          <w:sz w:val="24"/>
          <w:szCs w:val="24"/>
          <w:highlight w:val="white"/>
          <w:rtl w:val="0"/>
        </w:rPr>
        <w:t xml:space="preserve">Труды XV Всероссийской научной конференции RCDL'2013 "Электронные библиотеки: перспективные методы и технологии, электронные коллекции".</w:t>
      </w:r>
      <w:r w:rsidDel="00000000" w:rsidR="00000000" w:rsidRPr="00000000">
        <w:rPr>
          <w:rFonts w:ascii="Times New Roman" w:cs="Times New Roman" w:eastAsia="Times New Roman" w:hAnsi="Times New Roman"/>
          <w:color w:val="333333"/>
          <w:sz w:val="24"/>
          <w:szCs w:val="24"/>
          <w:highlight w:val="white"/>
          <w:rtl w:val="0"/>
        </w:rPr>
        <w:t xml:space="preserve"> Ярославль, 2013.</w:t>
      </w:r>
    </w:p>
    <w:p w:rsidR="00000000" w:rsidDel="00000000" w:rsidP="00000000" w:rsidRDefault="00000000" w:rsidRPr="00000000" w14:paraId="0000010C">
      <w:pPr>
        <w:spacing w:after="0" w:before="0" w:line="36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Соболев 2019 - А. Л. Соболев. </w:t>
      </w:r>
      <w:r w:rsidDel="00000000" w:rsidR="00000000" w:rsidRPr="00000000">
        <w:rPr>
          <w:rFonts w:ascii="Times New Roman" w:cs="Times New Roman" w:eastAsia="Times New Roman" w:hAnsi="Times New Roman"/>
          <w:i w:val="1"/>
          <w:color w:val="333333"/>
          <w:sz w:val="24"/>
          <w:szCs w:val="24"/>
          <w:highlight w:val="white"/>
          <w:rtl w:val="0"/>
        </w:rPr>
        <w:t xml:space="preserve">Теория и практика именного указателя.</w:t>
      </w:r>
      <w:r w:rsidDel="00000000" w:rsidR="00000000" w:rsidRPr="00000000">
        <w:rPr>
          <w:rFonts w:ascii="Times New Roman" w:cs="Times New Roman" w:eastAsia="Times New Roman" w:hAnsi="Times New Roman"/>
          <w:color w:val="333333"/>
          <w:sz w:val="24"/>
          <w:szCs w:val="24"/>
          <w:highlight w:val="white"/>
          <w:rtl w:val="0"/>
        </w:rPr>
        <w:t xml:space="preserve">URL: </w:t>
      </w:r>
      <w:hyperlink r:id="rId8">
        <w:r w:rsidDel="00000000" w:rsidR="00000000" w:rsidRPr="00000000">
          <w:rPr>
            <w:rFonts w:ascii="Roboto" w:cs="Roboto" w:eastAsia="Roboto" w:hAnsi="Roboto"/>
            <w:color w:val="1155cc"/>
            <w:sz w:val="21"/>
            <w:szCs w:val="21"/>
            <w:highlight w:val="white"/>
            <w:u w:val="single"/>
            <w:rtl w:val="0"/>
          </w:rPr>
          <w:t xml:space="preserve">https://lucas-v-leyden.livejournal.com/285827.html</w:t>
        </w:r>
      </w:hyperlink>
      <w:r w:rsidDel="00000000" w:rsidR="00000000" w:rsidRPr="00000000">
        <w:rPr>
          <w:rFonts w:ascii="Times New Roman" w:cs="Times New Roman" w:eastAsia="Times New Roman" w:hAnsi="Times New Roman"/>
          <w:color w:val="333333"/>
          <w:sz w:val="24"/>
          <w:szCs w:val="24"/>
          <w:highlight w:val="white"/>
          <w:rtl w:val="0"/>
        </w:rPr>
        <w:t xml:space="preserve">, 2019.</w:t>
      </w:r>
      <w:r w:rsidDel="00000000" w:rsidR="00000000" w:rsidRPr="00000000">
        <w:rPr>
          <w:rtl w:val="0"/>
        </w:rPr>
      </w:r>
    </w:p>
    <w:p w:rsidR="00000000" w:rsidDel="00000000" w:rsidP="00000000" w:rsidRDefault="00000000" w:rsidRPr="00000000" w14:paraId="0000010D">
      <w:pPr>
        <w:spacing w:after="0" w:before="0" w:line="36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Трофимов 2014 - И. В. Трофимов. Выявление личных имен в новостных текстах на материале коллекций Persons-1000/1111-F. // </w:t>
      </w:r>
      <w:r w:rsidDel="00000000" w:rsidR="00000000" w:rsidRPr="00000000">
        <w:rPr>
          <w:rFonts w:ascii="Times New Roman" w:cs="Times New Roman" w:eastAsia="Times New Roman" w:hAnsi="Times New Roman"/>
          <w:i w:val="1"/>
          <w:color w:val="333333"/>
          <w:sz w:val="24"/>
          <w:szCs w:val="24"/>
          <w:highlight w:val="white"/>
          <w:rtl w:val="0"/>
        </w:rPr>
        <w:t xml:space="preserve">Всероссийская научная конференция</w:t>
      </w:r>
      <w:r w:rsidDel="00000000" w:rsidR="00000000" w:rsidRPr="00000000">
        <w:rPr>
          <w:rFonts w:ascii="Times New Roman" w:cs="Times New Roman" w:eastAsia="Times New Roman" w:hAnsi="Times New Roman"/>
          <w:color w:val="333333"/>
          <w:sz w:val="24"/>
          <w:szCs w:val="24"/>
          <w:highlight w:val="white"/>
          <w:rtl w:val="0"/>
        </w:rPr>
        <w:t xml:space="preserve">, 2014.</w:t>
      </w:r>
    </w:p>
    <w:p w:rsidR="00000000" w:rsidDel="00000000" w:rsidP="00000000" w:rsidRDefault="00000000" w:rsidRPr="00000000" w14:paraId="000001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Rau 1991 - L. F. Rau. Extracting Company Names from Text // Proc.</w:t>
      </w:r>
      <w:r w:rsidDel="00000000" w:rsidR="00000000" w:rsidRPr="00000000">
        <w:rPr>
          <w:rFonts w:ascii="Times New Roman" w:cs="Times New Roman" w:eastAsia="Times New Roman" w:hAnsi="Times New Roman"/>
          <w:i w:val="1"/>
          <w:sz w:val="24"/>
          <w:szCs w:val="24"/>
          <w:rtl w:val="0"/>
        </w:rPr>
        <w:t xml:space="preserve"> Conference on Artificial Intelligence Applications of IEEE,</w:t>
      </w:r>
      <w:r w:rsidDel="00000000" w:rsidR="00000000" w:rsidRPr="00000000">
        <w:rPr>
          <w:rFonts w:ascii="Times New Roman" w:cs="Times New Roman" w:eastAsia="Times New Roman" w:hAnsi="Times New Roman"/>
          <w:sz w:val="24"/>
          <w:szCs w:val="24"/>
          <w:rtl w:val="0"/>
        </w:rPr>
        <w:t xml:space="preserve"> 1991.</w:t>
      </w:r>
    </w:p>
    <w:p w:rsidR="00000000" w:rsidDel="00000000" w:rsidP="00000000" w:rsidRDefault="00000000" w:rsidRPr="00000000" w14:paraId="0000010F">
      <w:pPr>
        <w:spacing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 Johnson 2003 - T. Zhang, D. Johnson. A robust risk minimization based named entity recognition system. </w:t>
      </w:r>
      <w:r w:rsidDel="00000000" w:rsidR="00000000" w:rsidRPr="00000000">
        <w:rPr>
          <w:rFonts w:ascii="Times New Roman" w:cs="Times New Roman" w:eastAsia="Times New Roman" w:hAnsi="Times New Roman"/>
          <w:i w:val="1"/>
          <w:sz w:val="24"/>
          <w:szCs w:val="24"/>
          <w:rtl w:val="0"/>
        </w:rPr>
        <w:t xml:space="preserve">Proceedings of the seventh conference on Natural language learning at HLTNAACL, volume 4</w:t>
      </w:r>
      <w:r w:rsidDel="00000000" w:rsidR="00000000" w:rsidRPr="00000000">
        <w:rPr>
          <w:rFonts w:ascii="Times New Roman" w:cs="Times New Roman" w:eastAsia="Times New Roman" w:hAnsi="Times New Roman"/>
          <w:sz w:val="24"/>
          <w:szCs w:val="24"/>
          <w:rtl w:val="0"/>
        </w:rPr>
        <w:t xml:space="preserve">, 2003.</w:t>
      </w:r>
    </w:p>
    <w:p w:rsidR="00000000" w:rsidDel="00000000" w:rsidP="00000000" w:rsidRDefault="00000000" w:rsidRPr="00000000" w14:paraId="00000110">
      <w:pPr>
        <w:spacing w:before="200"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after="200"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ПРИЛОЖЕНИЯ</w:t>
      </w:r>
    </w:p>
    <w:p w:rsidR="00000000" w:rsidDel="00000000" w:rsidP="00000000" w:rsidRDefault="00000000" w:rsidRPr="00000000" w14:paraId="00000112">
      <w:pPr>
        <w:spacing w:before="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1</w:t>
      </w:r>
    </w:p>
    <w:p w:rsidR="00000000" w:rsidDel="00000000" w:rsidP="00000000" w:rsidRDefault="00000000" w:rsidRPr="00000000" w14:paraId="00000113">
      <w:pPr>
        <w:spacing w:after="200" w:before="200" w:lineRule="auto"/>
        <w:ind w:left="0" w:firstLine="0"/>
        <w:rPr>
          <w:rFonts w:ascii="Times New Roman" w:cs="Times New Roman" w:eastAsia="Times New Roman" w:hAnsi="Times New Roman"/>
          <w:b w:val="1"/>
          <w:sz w:val="24"/>
          <w:szCs w:val="24"/>
        </w:rPr>
      </w:pPr>
      <w:hyperlink r:id="rId9">
        <w:r w:rsidDel="00000000" w:rsidR="00000000" w:rsidRPr="00000000">
          <w:rPr>
            <w:rFonts w:ascii="Roboto" w:cs="Roboto" w:eastAsia="Roboto" w:hAnsi="Roboto"/>
            <w:color w:val="1155cc"/>
            <w:sz w:val="21"/>
            <w:szCs w:val="21"/>
            <w:highlight w:val="white"/>
            <w:u w:val="single"/>
            <w:rtl w:val="0"/>
          </w:rPr>
          <w:t xml:space="preserve">http://gasyoun.github.io/</w:t>
        </w:r>
      </w:hyperlink>
      <w:r w:rsidDel="00000000" w:rsidR="00000000" w:rsidRPr="00000000">
        <w:rPr>
          <w:rtl w:val="0"/>
        </w:rPr>
      </w:r>
    </w:p>
    <w:p w:rsidR="00000000" w:rsidDel="00000000" w:rsidP="00000000" w:rsidRDefault="00000000" w:rsidRPr="00000000" w14:paraId="00000114">
      <w:pPr>
        <w:spacing w:after="200" w:before="2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2</w:t>
      </w:r>
    </w:p>
    <w:p w:rsidR="00000000" w:rsidDel="00000000" w:rsidP="00000000" w:rsidRDefault="00000000" w:rsidRPr="00000000" w14:paraId="00000115">
      <w:pPr>
        <w:spacing w:after="200" w:before="200" w:lineRule="auto"/>
        <w:ind w:left="0" w:firstLine="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https://www.sanskrit-lexicon.uni-koeln.de/scans/INMScan/2020/web/index.php</w:t>
        </w:r>
      </w:hyperlink>
      <w:r w:rsidDel="00000000" w:rsidR="00000000" w:rsidRPr="00000000">
        <w:rPr>
          <w:rtl w:val="0"/>
        </w:rPr>
      </w:r>
    </w:p>
    <w:p w:rsidR="00000000" w:rsidDel="00000000" w:rsidP="00000000" w:rsidRDefault="00000000" w:rsidRPr="00000000" w14:paraId="00000116">
      <w:pPr>
        <w:spacing w:after="200" w:before="2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3</w:t>
      </w:r>
    </w:p>
    <w:p w:rsidR="00000000" w:rsidDel="00000000" w:rsidP="00000000" w:rsidRDefault="00000000" w:rsidRPr="00000000" w14:paraId="00000117">
      <w:pPr>
        <w:spacing w:after="200" w:before="200" w:lineRule="auto"/>
        <w:ind w:left="0" w:firstLine="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https://www.sanskrit-lexicon.uni-koeln.de/</w:t>
        </w:r>
      </w:hyperlink>
      <w:r w:rsidDel="00000000" w:rsidR="00000000" w:rsidRPr="00000000">
        <w:rPr>
          <w:rtl w:val="0"/>
        </w:rPr>
      </w:r>
    </w:p>
    <w:p w:rsidR="00000000" w:rsidDel="00000000" w:rsidP="00000000" w:rsidRDefault="00000000" w:rsidRPr="00000000" w14:paraId="00000118">
      <w:pPr>
        <w:spacing w:after="200" w:before="2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4</w:t>
      </w:r>
    </w:p>
    <w:p w:rsidR="00000000" w:rsidDel="00000000" w:rsidP="00000000" w:rsidRDefault="00000000" w:rsidRPr="00000000" w14:paraId="00000119">
      <w:pPr>
        <w:spacing w:after="200" w:before="200" w:lineRule="auto"/>
        <w:ind w:left="0" w:firstLine="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shd w:fill="fffffa" w:val="clear"/>
            <w:rtl w:val="0"/>
          </w:rPr>
          <w:t xml:space="preserve">https://snowballstem.org/</w:t>
        </w:r>
      </w:hyperlink>
      <w:r w:rsidDel="00000000" w:rsidR="00000000" w:rsidRPr="00000000">
        <w:rPr>
          <w:rtl w:val="0"/>
        </w:rPr>
      </w:r>
    </w:p>
    <w:p w:rsidR="00000000" w:rsidDel="00000000" w:rsidP="00000000" w:rsidRDefault="00000000" w:rsidRPr="00000000" w14:paraId="0000011A">
      <w:pPr>
        <w:spacing w:after="200" w:before="20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5</w:t>
      </w:r>
      <w:r w:rsidDel="00000000" w:rsidR="00000000" w:rsidRPr="00000000">
        <w:rPr>
          <w:rtl w:val="0"/>
        </w:rPr>
      </w:r>
    </w:p>
    <w:p w:rsidR="00000000" w:rsidDel="00000000" w:rsidP="00000000" w:rsidRDefault="00000000" w:rsidRPr="00000000" w14:paraId="0000011B">
      <w:pPr>
        <w:spacing w:before="200" w:line="360" w:lineRule="auto"/>
        <w:jc w:val="both"/>
        <w:rPr>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4063" cy="2362200"/>
            <wp:effectExtent b="0" l="0" r="0" t="0"/>
            <wp:docPr id="2" name="image4.png"/>
            <a:graphic>
              <a:graphicData uri="http://schemas.openxmlformats.org/drawingml/2006/picture">
                <pic:pic>
                  <pic:nvPicPr>
                    <pic:cNvPr id="0" name="image4.png"/>
                    <pic:cNvPicPr preferRelativeResize="0"/>
                  </pic:nvPicPr>
                  <pic:blipFill>
                    <a:blip r:embed="rId13"/>
                    <a:srcRect b="26396" l="14617" r="41528" t="41494"/>
                    <a:stretch>
                      <a:fillRect/>
                    </a:stretch>
                  </pic:blipFill>
                  <pic:spPr>
                    <a:xfrm>
                      <a:off x="0" y="0"/>
                      <a:ext cx="583406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before="200" w:lineRule="auto"/>
        <w:jc w:val="both"/>
        <w:rPr>
          <w:sz w:val="24"/>
          <w:szCs w:val="24"/>
        </w:rPr>
      </w:pPr>
      <w:r w:rsidDel="00000000" w:rsidR="00000000" w:rsidRPr="00000000">
        <w:rPr>
          <w:rtl w:val="0"/>
        </w:rPr>
      </w:r>
    </w:p>
    <w:p w:rsidR="00000000" w:rsidDel="00000000" w:rsidP="00000000" w:rsidRDefault="00000000" w:rsidRPr="00000000" w14:paraId="0000011D">
      <w:pPr>
        <w:spacing w:before="20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Приложение 6</w:t>
      </w:r>
    </w:p>
    <w:p w:rsidR="00000000" w:rsidDel="00000000" w:rsidP="00000000" w:rsidRDefault="00000000" w:rsidRPr="00000000" w14:paraId="0000011E">
      <w:pPr>
        <w:spacing w:before="200" w:lineRule="auto"/>
        <w:jc w:val="both"/>
        <w:rPr>
          <w:rFonts w:ascii="Times New Roman" w:cs="Times New Roman" w:eastAsia="Times New Roman" w:hAnsi="Times New Roman"/>
          <w:sz w:val="24"/>
          <w:szCs w:val="24"/>
        </w:rPr>
      </w:pPr>
      <w:commentRangeStart w:id="7"/>
      <w:commentRangeStart w:id="8"/>
      <w:r w:rsidDel="00000000" w:rsidR="00000000" w:rsidRPr="00000000">
        <w:rPr>
          <w:sz w:val="24"/>
          <w:szCs w:val="24"/>
        </w:rPr>
        <w:drawing>
          <wp:inline distB="114300" distT="114300" distL="114300" distR="114300">
            <wp:extent cx="6091238" cy="4300292"/>
            <wp:effectExtent b="0" l="0" r="0" t="0"/>
            <wp:docPr id="4" name="image1.png"/>
            <a:graphic>
              <a:graphicData uri="http://schemas.openxmlformats.org/drawingml/2006/picture">
                <pic:pic>
                  <pic:nvPicPr>
                    <pic:cNvPr id="0" name="image1.png"/>
                    <pic:cNvPicPr preferRelativeResize="0"/>
                  </pic:nvPicPr>
                  <pic:blipFill>
                    <a:blip r:embed="rId14"/>
                    <a:srcRect b="6595" l="12458" r="21262" t="10226"/>
                    <a:stretch>
                      <a:fillRect/>
                    </a:stretch>
                  </pic:blipFill>
                  <pic:spPr>
                    <a:xfrm>
                      <a:off x="0" y="0"/>
                      <a:ext cx="6091238" cy="4300292"/>
                    </a:xfrm>
                    <a:prstGeom prst="rect"/>
                    <a:ln/>
                  </pic:spPr>
                </pic:pic>
              </a:graphicData>
            </a:graphic>
          </wp:inline>
        </w:drawing>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11F">
      <w:pPr>
        <w:spacing w:after="200" w:before="20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spacing w:after="20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Приложение 7</w:t>
      </w:r>
      <w:r w:rsidDel="00000000" w:rsidR="00000000" w:rsidRPr="00000000">
        <w:rPr>
          <w:rtl w:val="0"/>
        </w:rPr>
      </w:r>
    </w:p>
    <w:tbl>
      <w:tblPr>
        <w:tblStyle w:val="Table1"/>
        <w:tblW w:w="9015.0" w:type="dxa"/>
        <w:jc w:val="left"/>
        <w:tblInd w:w="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870"/>
        <w:gridCol w:w="795"/>
        <w:gridCol w:w="795"/>
        <w:gridCol w:w="795"/>
        <w:gridCol w:w="795"/>
        <w:gridCol w:w="795"/>
        <w:gridCol w:w="795"/>
        <w:gridCol w:w="795"/>
        <w:gridCol w:w="795"/>
        <w:gridCol w:w="795"/>
        <w:tblGridChange w:id="0">
          <w:tblGrid>
            <w:gridCol w:w="990"/>
            <w:gridCol w:w="870"/>
            <w:gridCol w:w="795"/>
            <w:gridCol w:w="795"/>
            <w:gridCol w:w="795"/>
            <w:gridCol w:w="795"/>
            <w:gridCol w:w="795"/>
            <w:gridCol w:w="795"/>
            <w:gridCol w:w="795"/>
            <w:gridCol w:w="795"/>
            <w:gridCol w:w="795"/>
          </w:tblGrid>
        </w:tblGridChange>
      </w:tblGrid>
      <w:tr>
        <w:trPr>
          <w:trHeight w:val="485" w:hRule="atLeast"/>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gridSpan w:val="10"/>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способ</w:t>
            </w:r>
          </w:p>
        </w:tc>
      </w:tr>
      <w:tr>
        <w:trPr>
          <w:trHeight w:val="485" w:hRule="atLeast"/>
        </w:trPr>
        <w:tc>
          <w:tcPr>
            <w:vMerge w:val="restart"/>
            <w:tcBorders>
              <w:top w:color="000000" w:space="0" w:sz="6" w:val="single"/>
              <w:left w:color="000000" w:space="0" w:sz="6" w:val="single"/>
              <w:bottom w:color="000000" w:space="0" w:sz="0" w:val="nil"/>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главы</w:t>
            </w:r>
          </w:p>
        </w:tc>
        <w:tc>
          <w:tcPr>
            <w:gridSpan w:val="2"/>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gridSpan w:val="2"/>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gridSpan w:val="2"/>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gridSpan w:val="2"/>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gridSpan w:val="2"/>
            <w:tcBorders>
              <w:top w:color="000000" w:space="0" w:sz="6" w:val="single"/>
              <w:left w:color="000000" w:space="0" w:sz="6" w:val="single"/>
              <w:bottom w:color="000000" w:space="0" w:sz="6"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r>
      <w:tr>
        <w:trPr>
          <w:trHeight w:val="485" w:hRule="atLeast"/>
        </w:trPr>
        <w:tc>
          <w:tcPr>
            <w:vMerge w:val="continue"/>
            <w:tcBorders>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trHeight w:val="485" w:hRule="atLeast"/>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итого</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bl>
    <w:p w:rsidR="00000000" w:rsidDel="00000000" w:rsidP="00000000" w:rsidRDefault="00000000" w:rsidRPr="00000000" w14:paraId="00000184">
      <w:pPr>
        <w:spacing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Приложение 8</w:t>
      </w:r>
      <w:r w:rsidDel="00000000" w:rsidR="00000000" w:rsidRPr="00000000">
        <w:rPr>
          <w:rtl w:val="0"/>
        </w:rPr>
      </w:r>
    </w:p>
    <w:p w:rsidR="00000000" w:rsidDel="00000000" w:rsidP="00000000" w:rsidRDefault="00000000" w:rsidRPr="00000000" w14:paraId="00000185">
      <w:pPr>
        <w:spacing w:before="20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ашока – «беспечальное», дерево Jonesia asoka, или Saraca indica, известное красотой своих оранжево-алых цветов и почти круглогодичным цветением</w:t>
      </w:r>
    </w:p>
    <w:p w:rsidR="00000000" w:rsidDel="00000000" w:rsidP="00000000" w:rsidRDefault="00000000" w:rsidRPr="00000000" w14:paraId="00000186">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бакула – Mimusops elengi, вечнозеленое дерево с душистыми цветами бледно-зеленого цвета</w:t>
      </w:r>
    </w:p>
    <w:p w:rsidR="00000000" w:rsidDel="00000000" w:rsidP="00000000" w:rsidRDefault="00000000" w:rsidRPr="00000000" w14:paraId="00000187">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бала</w:t>
      </w:r>
    </w:p>
    <w:p w:rsidR="00000000" w:rsidDel="00000000" w:rsidP="00000000" w:rsidRDefault="00000000" w:rsidRPr="00000000" w14:paraId="00000188">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баньян см. вата</w:t>
      </w:r>
    </w:p>
    <w:p w:rsidR="00000000" w:rsidDel="00000000" w:rsidP="00000000" w:rsidRDefault="00000000" w:rsidRPr="00000000" w14:paraId="00000189">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бахупутра</w:t>
      </w:r>
    </w:p>
    <w:p w:rsidR="00000000" w:rsidDel="00000000" w:rsidP="00000000" w:rsidRDefault="00000000" w:rsidRPr="00000000" w14:paraId="0000018A">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бил</w:t>
      </w:r>
    </w:p>
    <w:p w:rsidR="00000000" w:rsidDel="00000000" w:rsidP="00000000" w:rsidRDefault="00000000" w:rsidRPr="00000000" w14:paraId="0000018B">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била</w:t>
      </w:r>
    </w:p>
    <w:p w:rsidR="00000000" w:rsidDel="00000000" w:rsidP="00000000" w:rsidRDefault="00000000" w:rsidRPr="00000000" w14:paraId="0000018C">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билва – Aegle marmelos (Correa), вид дикой яблони, листья которой используются в церемониях почитания Шивы, недозрелые плоды – в народной медицине</w:t>
      </w:r>
    </w:p>
    <w:p w:rsidR="00000000" w:rsidDel="00000000" w:rsidP="00000000" w:rsidRDefault="00000000" w:rsidRPr="00000000" w14:paraId="0000018D">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бог (владыка, повелитель) богов</w:t>
      </w:r>
    </w:p>
    <w:p w:rsidR="00000000" w:rsidDel="00000000" w:rsidP="00000000" w:rsidRDefault="00000000" w:rsidRPr="00000000" w14:paraId="0000018E">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богиня см. ума</w:t>
      </w:r>
    </w:p>
    <w:p w:rsidR="00000000" w:rsidDel="00000000" w:rsidP="00000000" w:rsidRDefault="00000000" w:rsidRPr="00000000" w14:paraId="0000018F">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брахма</w:t>
      </w:r>
    </w:p>
    <w:p w:rsidR="00000000" w:rsidDel="00000000" w:rsidP="00000000" w:rsidRDefault="00000000" w:rsidRPr="00000000" w14:paraId="00000190">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брахман</w:t>
      </w:r>
    </w:p>
    <w:p w:rsidR="00000000" w:rsidDel="00000000" w:rsidP="00000000" w:rsidRDefault="00000000" w:rsidRPr="00000000" w14:paraId="00000191">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брахмариши</w:t>
      </w:r>
    </w:p>
    <w:p w:rsidR="00000000" w:rsidDel="00000000" w:rsidP="00000000" w:rsidRDefault="00000000" w:rsidRPr="00000000" w14:paraId="00000192">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брахмачарин</w:t>
      </w:r>
    </w:p>
    <w:p w:rsidR="00000000" w:rsidDel="00000000" w:rsidP="00000000" w:rsidRDefault="00000000" w:rsidRPr="00000000" w14:paraId="00000193">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брихаспати</w:t>
      </w:r>
    </w:p>
    <w:p w:rsidR="00000000" w:rsidDel="00000000" w:rsidP="00000000" w:rsidRDefault="00000000" w:rsidRPr="00000000" w14:paraId="00000194">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будха</w:t>
      </w:r>
    </w:p>
    <w:p w:rsidR="00000000" w:rsidDel="00000000" w:rsidP="00000000" w:rsidRDefault="00000000" w:rsidRPr="00000000" w14:paraId="00000195">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бхага см. солнце</w:t>
      </w:r>
    </w:p>
    <w:p w:rsidR="00000000" w:rsidDel="00000000" w:rsidP="00000000" w:rsidRDefault="00000000" w:rsidRPr="00000000" w14:paraId="00000196">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бхандира</w:t>
      </w:r>
    </w:p>
    <w:p w:rsidR="00000000" w:rsidDel="00000000" w:rsidP="00000000" w:rsidRDefault="00000000" w:rsidRPr="00000000" w14:paraId="00000197">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бхарата</w:t>
      </w:r>
    </w:p>
    <w:p w:rsidR="00000000" w:rsidDel="00000000" w:rsidP="00000000" w:rsidRDefault="00000000" w:rsidRPr="00000000" w14:paraId="00000198">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бхогавати, город нагов</w:t>
      </w:r>
    </w:p>
    <w:p w:rsidR="00000000" w:rsidDel="00000000" w:rsidP="00000000" w:rsidRDefault="00000000" w:rsidRPr="00000000" w14:paraId="00000199">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бхуты</w:t>
      </w:r>
    </w:p>
    <w:p w:rsidR="00000000" w:rsidDel="00000000" w:rsidP="00000000" w:rsidRDefault="00000000" w:rsidRPr="00000000" w14:paraId="0000019A">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ваджра</w:t>
      </w:r>
    </w:p>
    <w:p w:rsidR="00000000" w:rsidDel="00000000" w:rsidP="00000000" w:rsidRDefault="00000000" w:rsidRPr="00000000" w14:paraId="0000019B">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вайдехи см. сита</w:t>
      </w:r>
    </w:p>
    <w:p w:rsidR="00000000" w:rsidDel="00000000" w:rsidP="00000000" w:rsidRDefault="00000000" w:rsidRPr="00000000" w14:paraId="0000019C">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вайкханасы</w:t>
      </w:r>
    </w:p>
    <w:p w:rsidR="00000000" w:rsidDel="00000000" w:rsidP="00000000" w:rsidRDefault="00000000" w:rsidRPr="00000000" w14:paraId="0000019D">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вайшравана см. кубера</w:t>
      </w:r>
    </w:p>
    <w:p w:rsidR="00000000" w:rsidDel="00000000" w:rsidP="00000000" w:rsidRDefault="00000000" w:rsidRPr="00000000" w14:paraId="0000019E">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вайшьи см. варны</w:t>
      </w:r>
    </w:p>
    <w:p w:rsidR="00000000" w:rsidDel="00000000" w:rsidP="00000000" w:rsidRDefault="00000000" w:rsidRPr="00000000" w14:paraId="0000019F">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валакхилья</w:t>
      </w:r>
    </w:p>
    <w:p w:rsidR="00000000" w:rsidDel="00000000" w:rsidP="00000000" w:rsidRDefault="00000000" w:rsidRPr="00000000" w14:paraId="000001A0">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валин</w:t>
      </w:r>
    </w:p>
    <w:p w:rsidR="00000000" w:rsidDel="00000000" w:rsidP="00000000" w:rsidRDefault="00000000" w:rsidRPr="00000000" w14:paraId="000001A1">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вальмики</w:t>
      </w:r>
    </w:p>
    <w:p w:rsidR="00000000" w:rsidDel="00000000" w:rsidP="00000000" w:rsidRDefault="00000000" w:rsidRPr="00000000" w14:paraId="000001A2">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варуна</w:t>
      </w:r>
    </w:p>
    <w:p w:rsidR="00000000" w:rsidDel="00000000" w:rsidP="00000000" w:rsidRDefault="00000000" w:rsidRPr="00000000" w14:paraId="000001A3">
      <w:pPr>
        <w:spacing w:before="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васава см. индра</w:t>
      </w:r>
    </w:p>
    <w:p w:rsidR="00000000" w:rsidDel="00000000" w:rsidP="00000000" w:rsidRDefault="00000000" w:rsidRPr="00000000" w14:paraId="000001A4">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васиштха</w:t>
      </w:r>
    </w:p>
    <w:p w:rsidR="00000000" w:rsidDel="00000000" w:rsidP="00000000" w:rsidRDefault="00000000" w:rsidRPr="00000000" w14:paraId="000001A5">
      <w:pPr>
        <w:spacing w:before="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spacing w:before="200" w:line="360" w:lineRule="auto"/>
        <w:jc w:val="both"/>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b w:val="1"/>
          <w:sz w:val="24"/>
          <w:szCs w:val="24"/>
          <w:rtl w:val="0"/>
        </w:rPr>
        <w:t xml:space="preserve">Приложение 9</w:t>
      </w:r>
      <w:r w:rsidDel="00000000" w:rsidR="00000000" w:rsidRPr="00000000">
        <w:rPr>
          <w:rtl w:val="0"/>
        </w:rPr>
      </w:r>
    </w:p>
    <w:p w:rsidR="00000000" w:rsidDel="00000000" w:rsidP="00000000" w:rsidRDefault="00000000" w:rsidRPr="00000000" w14:paraId="000001A7">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w:t>
      </w:r>
    </w:p>
    <w:p w:rsidR="00000000" w:rsidDel="00000000" w:rsidP="00000000" w:rsidRDefault="00000000" w:rsidRPr="00000000" w14:paraId="000001A8">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"vaiśampāyana uvāca ।\nśaunakenaivamuktastu kuntīputro yudhiṣṭhiraḥ ।\npurohitamupāgamya bhrātṛmadhye'bravīdidam ॥1\nprasthitaṃ mānuyāntīme brāhmaṇā vedapāragāḥ ।\nna cāsmi pālane śakto bahuduḥkhasamanvitaḥ ॥2\nparityaktuṃ na śaknomi dānaśaktiśca nāsti me ।\nkathamatra mayā kāryaṃ bhagavāṃstadbravītu me ॥3\nmuhūrtamiva sa dhyātvā dharmeṇānviṣya tāṃ gatim ।\nyudhiṣṭhiramuvācedaṃ dhaumyo dharmabhṛtāṃ varaḥ ॥4",</w:t>
      </w:r>
    </w:p>
    <w:p w:rsidR="00000000" w:rsidDel="00000000" w:rsidP="00000000" w:rsidRDefault="00000000" w:rsidRPr="00000000" w14:paraId="000001A9">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'Вайшампаяна сказал:\nВыслушав речь Шаунаки, Юдхиштхира, сын Кунти, сопровождаемый братьями, пошел к своему родовому жрецу и сказал ему: «Не следовало бы этим брахманам, усвоившим (учение) Вед, сопровождать меня в моем изгнании. Многие беды постигли меня, и я не в силах обеспечить им защиту. И оставить их не могу, и даяниями поддерживать не способен. Как мне тут быть, да разъяснит почтенный!» На какое-то время Дхаумья, достойнейший из блюстителей закона, предался размышлениям, дабы найти путь, согласный с дхармой, а потом отвечал Юдхиштхире:\n'),</w:t>
      </w:r>
    </w:p>
    <w:p w:rsidR="00000000" w:rsidDel="00000000" w:rsidP="00000000" w:rsidRDefault="00000000" w:rsidRPr="00000000" w14:paraId="000001AA">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('[5-12]',</w:t>
      </w:r>
    </w:p>
    <w:p w:rsidR="00000000" w:rsidDel="00000000" w:rsidP="00000000" w:rsidRDefault="00000000" w:rsidRPr="00000000" w14:paraId="000001AB">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"purā sṛṣṭāni bhūtāni pīḍyante kṣudhayā bhṛśam ।\ntato'nukampayā teṣāṃ savitā svapitā iva ॥5\ngatvottarāyaṇaṃ tejorasānuddhṛtya raśmibhiḥ ।\ndakṣiṇāyanamāvṛtto mahīṃ niviśate raviḥ ॥6\nkṣetrabhūte tatastasminnoṣadhīroṣadhīpatiḥ ।\ndivastejaḥ samuddhṛtya janayāmāsa vāriṇā ॥7\nniṣiktaścandratejobhiḥ sūyate bhūgato raviḥ ।\noṣadhyaḥ ṣaḍrasā medhyāstadannaṃ prāṇināṃ bhuvi ॥8\nevaṃ bhānumayaṃ hyannaṃ bhūtānāṃ prāṇadhāraṇam ।\npitaiṣa sarvabhūtānāṃ tasmāttaṃ śaraṇaṃ vraja ॥9\nrājāno hi mahātmāno yonikarmaviśodhitāḥ ।\nuddharanti prajāḥ sarvāstapa āsthāya puṣkalam ॥10\nbhīmena kārtavīryeṇa vainyena nahuṣeṇa ca ।\ntapoyogasamādhisthairuddhṛtā hyāpadaḥ prajāḥ ॥11\ntathā tvamapi dharmātmankarmaṇā ca viśodhitaḥ ।\ntapa āsthāya dharmeṇa dvijātīnbhara bhārata ॥12",</w:t>
      </w:r>
    </w:p>
    <w:p w:rsidR="00000000" w:rsidDel="00000000" w:rsidP="00000000" w:rsidRDefault="00000000" w:rsidRPr="00000000" w14:paraId="000001AC">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'«Было время, когда все живые создания сильно страдали от голода (32). Тогда Савитар-Солнце, словно родной отец, проникся к ним состраданием. Двинувшись северным путем, собрал он своими лучами наделенную животворным теджасом влагу, а затем вернулся южным путем (33) и проник внутрь земли. Обернулся он полем-лоном, и в нем Царь растительности, согнав (в облака) весь теджас (паром носившийся) в поднебесье и (пролив вниз дождевую) влагу, породил растения. Оплодотворенное теджасом Месяца, пребывавшее в земле Солнце произвело (их) на свет; эти растения, наделенные шестью вкусовыми соками (34), пригодные для жертвы, и составляют пищу всех живых существ на земле. Воистину, пища всех наделенных жизнью существ сотворена из Солнца, потому оно и есть отец всех существ; к нему обратись за помощью! Все великие духом цари, возвысившиеся над грехом как благородством происхождения, так и собственными благими деяниями, поддерживают своих подданных, предаваясь высоким трудам подвижничества. Бхима, Картавирья, Вайнья и Нахуша оберегали народ свой от бед, пребывая в самадхи, (обретенном) деяниями подвижничества и йогой. Вот и ты, чей дух устремлен к дхарме, ты, возвысивший себя над грехом добрыми делами, предайся, как велит тебе дхарма, подвижничеству и тем обеспечь пропитание для брахманов!»\n'),</w:t>
      </w:r>
    </w:p>
    <w:p w:rsidR="00000000" w:rsidDel="00000000" w:rsidP="00000000" w:rsidRDefault="00000000" w:rsidRPr="00000000" w14:paraId="000001AD">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('[13-14]',</w:t>
      </w:r>
    </w:p>
    <w:p w:rsidR="00000000" w:rsidDel="00000000" w:rsidP="00000000" w:rsidRDefault="00000000" w:rsidRPr="00000000" w14:paraId="000001AE">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'evamuktastu dhaumyena tatkālasadṛśaṃ vacaḥ ।\ndharmarājo viśuddhātmā tapa ātiṣṭhaduttamam ॥13\npuṣpopahārairbalibhirarcayitvā divākaram ।\nyogamāsthāya dharmātmā vāyubhakṣo jitendriyaḥ ।\ngāṅgeyaṃ vāryupaspṛśya prāṇāyāmena tasthivān ॥14',</w:t>
      </w:r>
    </w:p>
    <w:p w:rsidR="00000000" w:rsidDel="00000000" w:rsidP="00000000" w:rsidRDefault="00000000" w:rsidRPr="00000000" w14:paraId="000001AF">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'Вняв ко времени пришедшейся речи Дхаумьи, Царь справедливости, чистый духом Юдхиштхира предался суровейшему подвижничеству. Приношениями цветов и жертвенной пищи благочестивый царь воздал почести Творцу дня, а затем приступил к деяниям йоги. Восторжествовавший над чувствами, питающийся одним воздухом, он вошел в воды Ганги (35) и стал совершать пранаяму (36).\n'),</w:t>
      </w:r>
    </w:p>
    <w:p w:rsidR="00000000" w:rsidDel="00000000" w:rsidP="00000000" w:rsidRDefault="00000000" w:rsidRPr="00000000" w14:paraId="000001B0">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('[15]',</w:t>
      </w:r>
    </w:p>
    <w:p w:rsidR="00000000" w:rsidDel="00000000" w:rsidP="00000000" w:rsidRDefault="00000000" w:rsidRPr="00000000" w14:paraId="000001B1">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'janamejaya uvāca ।\nkathaṃ kurūṇāmṛṣabhaḥ sa tu rājā yudhiṣṭhiraḥ ।\nviprārthamārādhitavānsūryamadbhutavikramam ॥15',</w:t>
      </w:r>
    </w:p>
    <w:p w:rsidR="00000000" w:rsidDel="00000000" w:rsidP="00000000" w:rsidRDefault="00000000" w:rsidRPr="00000000" w14:paraId="000001B2">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  'Джанамеджая сказал:\nКак же сумел тот бык-каурава, царь Юдхиштхира, радея о благе брахманов, умилостивить почитанием дивнодоблестного Сурью?\n')..........]</w:t>
      </w:r>
    </w:p>
    <w:p w:rsidR="00000000" w:rsidDel="00000000" w:rsidP="00000000" w:rsidRDefault="00000000" w:rsidRPr="00000000" w14:paraId="000001B3">
      <w:pPr>
        <w:spacing w:before="200" w:line="36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Приложение 10</w:t>
      </w:r>
      <w:r w:rsidDel="00000000" w:rsidR="00000000" w:rsidRPr="00000000">
        <w:rPr>
          <w:rtl w:val="0"/>
        </w:rPr>
      </w:r>
    </w:p>
    <w:p w:rsidR="00000000" w:rsidDel="00000000" w:rsidP="00000000" w:rsidRDefault="00000000" w:rsidRPr="00000000" w14:paraId="000001B4">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[0, 'vaiśampāyana'], [0, 'вайшампаяна'])</w:t>
      </w:r>
    </w:p>
    <w:p w:rsidR="00000000" w:rsidDel="00000000" w:rsidP="00000000" w:rsidRDefault="00000000" w:rsidRPr="00000000" w14:paraId="000001B5">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[2, 'śaunake'], [4, 'шаунаки'])</w:t>
      </w:r>
    </w:p>
    <w:p w:rsidR="00000000" w:rsidDel="00000000" w:rsidP="00000000" w:rsidRDefault="00000000" w:rsidRPr="00000000" w14:paraId="000001B6">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[3, 'kuntī'], [7, 'кунти'])</w:t>
      </w:r>
    </w:p>
    <w:p w:rsidR="00000000" w:rsidDel="00000000" w:rsidP="00000000" w:rsidRDefault="00000000" w:rsidRPr="00000000" w14:paraId="000001B7">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[4, 'yudhiṣṭhiraḥ'], [5, 'юдхиштхира'])</w:t>
      </w:r>
    </w:p>
    <w:p w:rsidR="00000000" w:rsidDel="00000000" w:rsidP="00000000" w:rsidRDefault="00000000" w:rsidRPr="00000000" w14:paraId="000001B8">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[10, 'brāhmaṇā'], [22, 'брахманам'])</w:t>
      </w:r>
    </w:p>
    <w:p w:rsidR="00000000" w:rsidDel="00000000" w:rsidP="00000000" w:rsidRDefault="00000000" w:rsidRPr="00000000" w14:paraId="000001B9">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[31, 'dharmeṇ'], [76, 'дхармой'])</w:t>
      </w:r>
    </w:p>
    <w:p w:rsidR="00000000" w:rsidDel="00000000" w:rsidP="00000000" w:rsidRDefault="00000000" w:rsidRPr="00000000" w14:paraId="000001BA">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[34, 'yudhiṣṭhira'], [80, 'юдхиштхире'])</w:t>
      </w:r>
    </w:p>
    <w:p w:rsidR="00000000" w:rsidDel="00000000" w:rsidP="00000000" w:rsidRDefault="00000000" w:rsidRPr="00000000" w14:paraId="000001BB">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('[1-4]', [35, 'dhaumyo'], [64, 'дхаумья'])</w:t>
      </w:r>
    </w:p>
    <w:p w:rsidR="00000000" w:rsidDel="00000000" w:rsidP="00000000" w:rsidRDefault="00000000" w:rsidRPr="00000000" w14:paraId="000001BC">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[9, 'savitā'], [11, 'савитар'])</w:t>
      </w:r>
    </w:p>
    <w:p w:rsidR="00000000" w:rsidDel="00000000" w:rsidP="00000000" w:rsidRDefault="00000000" w:rsidRPr="00000000" w14:paraId="000001BD">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[21, 'tejaḥ'], [53, 'теджас'])</w:t>
      </w:r>
    </w:p>
    <w:p w:rsidR="00000000" w:rsidDel="00000000" w:rsidP="00000000" w:rsidRDefault="00000000" w:rsidRPr="00000000" w14:paraId="000001BE">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[53, 'bhīmena'], [136, 'бхима'])</w:t>
      </w:r>
    </w:p>
    <w:p w:rsidR="00000000" w:rsidDel="00000000" w:rsidP="00000000" w:rsidRDefault="00000000" w:rsidRPr="00000000" w14:paraId="000001BF">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[54, 'kārtavīryeṇa'], [137, 'картавирья'])</w:t>
      </w:r>
    </w:p>
    <w:p w:rsidR="00000000" w:rsidDel="00000000" w:rsidP="00000000" w:rsidRDefault="00000000" w:rsidRPr="00000000" w14:paraId="000001C0">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[55, 'vainyena'], [138, 'вайнья'])</w:t>
      </w:r>
    </w:p>
    <w:p w:rsidR="00000000" w:rsidDel="00000000" w:rsidP="00000000" w:rsidRDefault="00000000" w:rsidRPr="00000000" w14:paraId="000001C1">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[56, 'nahuṣeṇa'], [140, 'нахуша'])</w:t>
      </w:r>
    </w:p>
    <w:p w:rsidR="00000000" w:rsidDel="00000000" w:rsidP="00000000" w:rsidRDefault="00000000" w:rsidRPr="00000000" w14:paraId="000001C2">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[58, 'samādhi'], [148, 'самадхи'])</w:t>
      </w:r>
    </w:p>
    <w:p w:rsidR="00000000" w:rsidDel="00000000" w:rsidP="00000000" w:rsidRDefault="00000000" w:rsidRPr="00000000" w14:paraId="000001C3">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[63, 'dharmāt'], [76, 'дхармой'])</w:t>
      </w:r>
    </w:p>
    <w:p w:rsidR="00000000" w:rsidDel="00000000" w:rsidP="00000000" w:rsidRDefault="00000000" w:rsidRPr="00000000" w14:paraId="000001C4">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('[5-12]', [68, 'dharmeṇa'], [161, 'дхарме'])</w:t>
      </w:r>
    </w:p>
    <w:p w:rsidR="00000000" w:rsidDel="00000000" w:rsidP="00000000" w:rsidRDefault="00000000" w:rsidRPr="00000000" w14:paraId="000001C5">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('[13-14]', [1, 'dhaumyena'], [64, 'дхаумья'])</w:t>
      </w:r>
    </w:p>
    <w:p w:rsidR="00000000" w:rsidDel="00000000" w:rsidP="00000000" w:rsidRDefault="00000000" w:rsidRPr="00000000" w14:paraId="000001C6">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('[13-14]', [4, 'dharmarājo'], [76, 'дхармой'])</w:t>
      </w:r>
    </w:p>
    <w:p w:rsidR="00000000" w:rsidDel="00000000" w:rsidP="00000000" w:rsidRDefault="00000000" w:rsidRPr="00000000" w14:paraId="000001C7">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('[13-14]', [11, 'dharmātmā'], [161, 'дхарме'])</w:t>
      </w:r>
    </w:p>
    <w:p w:rsidR="00000000" w:rsidDel="00000000" w:rsidP="00000000" w:rsidRDefault="00000000" w:rsidRPr="00000000" w14:paraId="000001C8">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tl w:val="0"/>
        </w:rPr>
        <w:t xml:space="preserve">('[13-14]', [16, 'prāṇāyāmena'], [45, 'пранаяму'])</w:t>
      </w:r>
    </w:p>
    <w:p w:rsidR="00000000" w:rsidDel="00000000" w:rsidP="00000000" w:rsidRDefault="00000000" w:rsidRPr="00000000" w14:paraId="000001C9">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CA">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Приложение 11</w:t>
      </w:r>
      <w:r w:rsidDel="00000000" w:rsidR="00000000" w:rsidRPr="00000000">
        <w:rPr>
          <w:rtl w:val="0"/>
        </w:rPr>
      </w:r>
    </w:p>
    <w:p w:rsidR="00000000" w:rsidDel="00000000" w:rsidP="00000000" w:rsidRDefault="00000000" w:rsidRPr="00000000" w14:paraId="000001CB">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tl w:val="0"/>
        </w:rPr>
      </w:r>
    </w:p>
    <w:p w:rsidR="00000000" w:rsidDel="00000000" w:rsidP="00000000" w:rsidRDefault="00000000" w:rsidRPr="00000000" w14:paraId="000001CC">
      <w:pPr>
        <w:spacing w:before="200" w:line="240" w:lineRule="auto"/>
        <w:jc w:val="both"/>
        <w:rPr>
          <w:rFonts w:ascii="Times New Roman" w:cs="Times New Roman" w:eastAsia="Times New Roman" w:hAnsi="Times New Roman"/>
          <w:color w:val="212121"/>
          <w:sz w:val="24"/>
          <w:szCs w:val="24"/>
          <w:highlight w:val="white"/>
        </w:rPr>
      </w:pPr>
      <w:r w:rsidDel="00000000" w:rsidR="00000000" w:rsidRPr="00000000">
        <w:rPr>
          <w:rFonts w:ascii="Times New Roman" w:cs="Times New Roman" w:eastAsia="Times New Roman" w:hAnsi="Times New Roman"/>
          <w:color w:val="212121"/>
          <w:sz w:val="24"/>
          <w:szCs w:val="24"/>
          <w:highlight w:val="white"/>
        </w:rPr>
        <w:drawing>
          <wp:inline distB="114300" distT="114300" distL="114300" distR="114300">
            <wp:extent cx="5734050" cy="3975100"/>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40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before="200" w:line="240" w:lineRule="auto"/>
        <w:jc w:val="both"/>
        <w:rPr>
          <w:rFonts w:ascii="Times New Roman" w:cs="Times New Roman" w:eastAsia="Times New Roman" w:hAnsi="Times New Roman"/>
          <w:b w:val="1"/>
          <w:color w:val="212121"/>
          <w:sz w:val="24"/>
          <w:szCs w:val="24"/>
          <w:highlight w:val="white"/>
        </w:rPr>
      </w:pPr>
      <w:r w:rsidDel="00000000" w:rsidR="00000000" w:rsidRPr="00000000">
        <w:rPr>
          <w:rtl w:val="0"/>
        </w:rPr>
      </w:r>
    </w:p>
    <w:p w:rsidR="00000000" w:rsidDel="00000000" w:rsidP="00000000" w:rsidRDefault="00000000" w:rsidRPr="00000000" w14:paraId="000001CE">
      <w:pPr>
        <w:spacing w:before="200" w:line="240" w:lineRule="auto"/>
        <w:jc w:val="both"/>
        <w:rPr>
          <w:rFonts w:ascii="Times New Roman" w:cs="Times New Roman" w:eastAsia="Times New Roman" w:hAnsi="Times New Roman"/>
          <w:b w:val="1"/>
          <w:color w:val="212121"/>
          <w:sz w:val="24"/>
          <w:szCs w:val="24"/>
          <w:highlight w:val="white"/>
        </w:rPr>
      </w:pPr>
      <w:r w:rsidDel="00000000" w:rsidR="00000000" w:rsidRPr="00000000">
        <w:rPr>
          <w:rFonts w:ascii="Times New Roman" w:cs="Times New Roman" w:eastAsia="Times New Roman" w:hAnsi="Times New Roman"/>
          <w:b w:val="1"/>
          <w:color w:val="212121"/>
          <w:sz w:val="24"/>
          <w:szCs w:val="24"/>
          <w:highlight w:val="white"/>
          <w:rtl w:val="0"/>
        </w:rPr>
        <w:t xml:space="preserve">Приложение 12</w:t>
      </w:r>
    </w:p>
    <w:p w:rsidR="00000000" w:rsidDel="00000000" w:rsidP="00000000" w:rsidRDefault="00000000" w:rsidRPr="00000000" w14:paraId="000001CF">
      <w:pPr>
        <w:spacing w:before="200" w:line="240" w:lineRule="auto"/>
        <w:jc w:val="both"/>
        <w:rPr>
          <w:rFonts w:ascii="Times New Roman" w:cs="Times New Roman" w:eastAsia="Times New Roman" w:hAnsi="Times New Roman"/>
          <w:color w:val="212121"/>
          <w:sz w:val="24"/>
          <w:szCs w:val="24"/>
          <w:highlight w:val="white"/>
        </w:rPr>
      </w:pP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https://github.com/evgeniarubanova/sanskrit_stemmer</w:t>
        </w:r>
      </w:hyperlink>
      <w:r w:rsidDel="00000000" w:rsidR="00000000" w:rsidRPr="00000000">
        <w:rPr>
          <w:rtl w:val="0"/>
        </w:rPr>
      </w:r>
    </w:p>
    <w:sectPr>
      <w:headerReference r:id="rId17" w:type="default"/>
      <w:footerReference r:id="rId18" w:type="default"/>
      <w:pgSz w:h="16834" w:w="11909"/>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ārcis Gasūns" w:id="3" w:date="2020-05-29T05:34:23Z">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УКАЗАТЕЛЬ ГЕОГРАФИЧЕСКИХ И ЭТНИЧЕСКИХ НАЗВАНИЙ</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слова-триггеры для попадания сюда:</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деша</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город</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город нагов</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река</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лес</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гора</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озеро</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тиртха</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поле</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страна</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народ</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слова оканчивающийся на "пура"</w:t>
      </w:r>
    </w:p>
  </w:comment>
  <w:comment w:author="Dmitri Sitchinava" w:id="1" w:date="2020-05-29T07:02:09Z">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Еще можно рассмотреть описание программы mystem Ильи Сегаловича (https://cache-mskstoredata06.cdn.yandex.net/download.yandex.ru/company/iseg-las-vegas.pdf)</w:t>
      </w:r>
    </w:p>
  </w:comment>
  <w:comment w:author="Dmitri Sitchinava" w:id="2" w:date="2020-05-29T07:22:59Z">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Какого издания?</w:t>
      </w:r>
    </w:p>
  </w:comment>
  <w:comment w:author="Mārcis Gasūns" w:id="4" w:date="2020-05-16T19:17:28Z">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что - найдено, потеряно? род определен?</w:t>
      </w:r>
    </w:p>
  </w:comment>
  <w:comment w:author="Mārcis Gasūns" w:id="7" w:date="2020-05-16T20:27:41Z">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таблицу таблицей, а не картинкой</w:t>
      </w:r>
    </w:p>
  </w:comment>
  <w:comment w:author="Владислав Есавочкин" w:id="8" w:date="2020-05-25T09:10:29Z">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Переделаю на текстовые таблицы, когда буду переносить файл из гуглдоков в ворд. Сюда криво вставляется.</w:t>
      </w:r>
    </w:p>
  </w:comment>
  <w:comment w:author="Mārcis Gasūns" w:id="6" w:date="2020-05-23T21:12:24Z">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надо предусмотреть возможность отключать дополнения и получать голый список вокабул</w:t>
      </w:r>
    </w:p>
  </w:comment>
  <w:comment w:author="Dmitri Sitchinava" w:id="5" w:date="2020-05-29T15:37:18Z">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А список Серенсена полный? Нет имен, которых в нем нет? Откуда его кириллическая версия?</w:t>
      </w:r>
    </w:p>
  </w:comment>
  <w:comment w:author="Alexei Seo" w:id="0" w:date="2020-05-28T08:54:03Z">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надо сделать на этом акцент и обменяться опытом со остальными составителями (электронных и не)</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корпусов?</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sanskrit-lexicon.uni-koeln.de/" TargetMode="External"/><Relationship Id="rId10" Type="http://schemas.openxmlformats.org/officeDocument/2006/relationships/hyperlink" Target="https://www.sanskrit-lexicon.uni-koeln.de/scans/INMScan/2020/web/index.php" TargetMode="External"/><Relationship Id="rId13" Type="http://schemas.openxmlformats.org/officeDocument/2006/relationships/image" Target="media/image4.png"/><Relationship Id="rId12" Type="http://schemas.openxmlformats.org/officeDocument/2006/relationships/hyperlink" Target="https://snowballstem.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gasyoun.github.io/"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hyperlink" Target="https://github.com/evgeniarubanova/sanskrit_stemmer"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lucas-v-leyden.livejournal.com/285827.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